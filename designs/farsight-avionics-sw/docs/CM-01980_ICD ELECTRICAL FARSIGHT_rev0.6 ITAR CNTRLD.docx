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2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72" w:type="dxa"/>
          <w:left w:w="115" w:type="dxa"/>
          <w:bottom w:w="72" w:type="dxa"/>
          <w:right w:w="115" w:type="dxa"/>
        </w:tblCellMar>
        <w:tblLook w:val="0000" w:firstRow="0" w:lastRow="0" w:firstColumn="0" w:lastColumn="0" w:noHBand="0" w:noVBand="0"/>
      </w:tblPr>
      <w:tblGrid>
        <w:gridCol w:w="6"/>
        <w:gridCol w:w="597"/>
        <w:gridCol w:w="5600"/>
        <w:gridCol w:w="640"/>
        <w:gridCol w:w="1190"/>
        <w:gridCol w:w="2490"/>
        <w:gridCol w:w="277"/>
      </w:tblGrid>
      <w:tr w:rsidR="00B46609" w:rsidRPr="00E57E59" w14:paraId="57A8F3F1" w14:textId="77777777" w:rsidTr="37E4B049">
        <w:trPr>
          <w:gridBefore w:val="1"/>
          <w:wBefore w:w="6" w:type="dxa"/>
          <w:cantSplit/>
          <w:trHeight w:val="170"/>
        </w:trPr>
        <w:tc>
          <w:tcPr>
            <w:tcW w:w="10794" w:type="dxa"/>
            <w:gridSpan w:val="6"/>
            <w:tcBorders>
              <w:top w:val="single" w:sz="12" w:space="0" w:color="auto"/>
            </w:tcBorders>
            <w:vAlign w:val="center"/>
          </w:tcPr>
          <w:p w14:paraId="21700F0D" w14:textId="397D6C92" w:rsidR="5A0D4AB7" w:rsidRDefault="00A31B8B" w:rsidP="5A0D4AB7">
            <w:pPr>
              <w:spacing w:after="0" w:line="240" w:lineRule="auto"/>
              <w:rPr>
                <w:rFonts w:ascii="Calibri" w:eastAsia="Calibri" w:hAnsi="Calibri" w:cs="Times New Roman"/>
                <w:b/>
                <w:bCs/>
                <w:sz w:val="24"/>
                <w:szCs w:val="24"/>
              </w:rPr>
            </w:pPr>
            <w:r>
              <w:rPr>
                <w:rFonts w:ascii="Calibri" w:eastAsia="Calibri" w:hAnsi="Calibri" w:cs="Times New Roman"/>
                <w:b/>
                <w:bCs/>
                <w:sz w:val="24"/>
                <w:szCs w:val="24"/>
              </w:rPr>
              <w:t xml:space="preserve"> </w:t>
            </w:r>
          </w:p>
          <w:p w14:paraId="2B1820A4" w14:textId="34256403" w:rsidR="006649D9" w:rsidRPr="00B9773D" w:rsidRDefault="006649D9">
            <w:pPr>
              <w:spacing w:after="0" w:line="240" w:lineRule="auto"/>
              <w:rPr>
                <w:rFonts w:ascii="Calibri" w:eastAsia="Calibri" w:hAnsi="Calibri" w:cs="Times New Roman"/>
                <w:color w:val="0070C0"/>
                <w:sz w:val="24"/>
                <w:szCs w:val="24"/>
              </w:rPr>
            </w:pPr>
            <w:r w:rsidRPr="001548E8">
              <w:rPr>
                <w:rFonts w:ascii="Calibri" w:eastAsia="Calibri" w:hAnsi="Calibri" w:cs="Times New Roman"/>
                <w:b/>
                <w:bCs/>
                <w:sz w:val="24"/>
                <w:szCs w:val="24"/>
              </w:rPr>
              <w:t>ITEM NUMBER:</w:t>
            </w:r>
            <w:r>
              <w:rPr>
                <w:rFonts w:ascii="Calibri" w:eastAsia="Calibri" w:hAnsi="Calibri" w:cs="Times New Roman"/>
                <w:b/>
                <w:bCs/>
                <w:sz w:val="24"/>
                <w:szCs w:val="24"/>
              </w:rPr>
              <w:t xml:space="preserve"> </w:t>
            </w:r>
            <w:r w:rsidR="009D1173" w:rsidRPr="009D1173">
              <w:rPr>
                <w:rFonts w:ascii="Calibri" w:eastAsia="Calibri" w:hAnsi="Calibri" w:cs="Times New Roman"/>
                <w:color w:val="0070C0"/>
                <w:sz w:val="24"/>
                <w:szCs w:val="24"/>
              </w:rPr>
              <w:t>CM-01980</w:t>
            </w:r>
          </w:p>
        </w:tc>
      </w:tr>
      <w:tr w:rsidR="006649D9" w14:paraId="5B44132E" w14:textId="77777777" w:rsidTr="37E4B0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gridAfter w:val="1"/>
          <w:wAfter w:w="285" w:type="dxa"/>
          <w:cantSplit/>
          <w:trHeight w:val="19"/>
        </w:trPr>
        <w:tc>
          <w:tcPr>
            <w:tcW w:w="614" w:type="dxa"/>
            <w:gridSpan w:val="2"/>
            <w:tcBorders>
              <w:top w:val="single" w:sz="12" w:space="0" w:color="auto"/>
              <w:left w:val="single" w:sz="12" w:space="0" w:color="auto"/>
              <w:bottom w:val="single" w:sz="8" w:space="0" w:color="auto"/>
              <w:right w:val="single" w:sz="8" w:space="0" w:color="auto"/>
            </w:tcBorders>
            <w:tcMar>
              <w:top w:w="72" w:type="dxa"/>
              <w:left w:w="108" w:type="dxa"/>
              <w:bottom w:w="72" w:type="dxa"/>
              <w:right w:w="108" w:type="dxa"/>
            </w:tcMar>
            <w:hideMark/>
          </w:tcPr>
          <w:p w14:paraId="07A33F84" w14:textId="77777777" w:rsidR="006649D9" w:rsidRPr="009C68BA" w:rsidRDefault="006649D9">
            <w:pPr>
              <w:spacing w:after="0" w:line="252" w:lineRule="auto"/>
              <w:jc w:val="center"/>
              <w:rPr>
                <w:rFonts w:asciiTheme="minorHAnsi" w:hAnsiTheme="minorHAnsi" w:cstheme="minorHAnsi"/>
                <w:b/>
                <w:sz w:val="20"/>
                <w:szCs w:val="20"/>
              </w:rPr>
            </w:pPr>
            <w:r w:rsidRPr="009C68BA">
              <w:rPr>
                <w:rFonts w:asciiTheme="minorHAnsi" w:hAnsiTheme="minorHAnsi" w:cstheme="minorHAnsi"/>
                <w:b/>
                <w:sz w:val="20"/>
                <w:szCs w:val="20"/>
              </w:rPr>
              <w:t>REV:</w:t>
            </w:r>
          </w:p>
        </w:tc>
        <w:tc>
          <w:tcPr>
            <w:tcW w:w="5759" w:type="dxa"/>
            <w:tcBorders>
              <w:top w:val="single" w:sz="12" w:space="0" w:color="auto"/>
              <w:left w:val="nil"/>
              <w:bottom w:val="single" w:sz="8" w:space="0" w:color="auto"/>
              <w:right w:val="single" w:sz="8" w:space="0" w:color="auto"/>
            </w:tcBorders>
            <w:tcMar>
              <w:top w:w="72" w:type="dxa"/>
              <w:left w:w="108" w:type="dxa"/>
              <w:bottom w:w="72" w:type="dxa"/>
              <w:right w:w="108" w:type="dxa"/>
            </w:tcMar>
            <w:hideMark/>
          </w:tcPr>
          <w:p w14:paraId="1CC87210" w14:textId="77777777" w:rsidR="006649D9" w:rsidRPr="009C68BA" w:rsidRDefault="006649D9">
            <w:pPr>
              <w:spacing w:after="0" w:line="252" w:lineRule="auto"/>
              <w:rPr>
                <w:rFonts w:asciiTheme="minorHAnsi" w:hAnsiTheme="minorHAnsi" w:cstheme="minorHAnsi"/>
                <w:b/>
                <w:sz w:val="20"/>
                <w:szCs w:val="20"/>
              </w:rPr>
            </w:pPr>
            <w:r w:rsidRPr="009C68BA">
              <w:rPr>
                <w:rFonts w:asciiTheme="minorHAnsi" w:hAnsiTheme="minorHAnsi" w:cstheme="minorHAnsi"/>
                <w:b/>
                <w:sz w:val="20"/>
                <w:szCs w:val="20"/>
              </w:rPr>
              <w:t>DESCRIPTION:</w:t>
            </w:r>
          </w:p>
        </w:tc>
        <w:tc>
          <w:tcPr>
            <w:tcW w:w="652" w:type="dxa"/>
            <w:tcBorders>
              <w:top w:val="single" w:sz="12" w:space="0" w:color="auto"/>
              <w:left w:val="nil"/>
              <w:bottom w:val="single" w:sz="8" w:space="0" w:color="auto"/>
              <w:right w:val="single" w:sz="8" w:space="0" w:color="auto"/>
            </w:tcBorders>
            <w:tcMar>
              <w:top w:w="72" w:type="dxa"/>
              <w:left w:w="108" w:type="dxa"/>
              <w:bottom w:w="72" w:type="dxa"/>
              <w:right w:w="108" w:type="dxa"/>
            </w:tcMar>
            <w:hideMark/>
          </w:tcPr>
          <w:p w14:paraId="50CC91C0" w14:textId="77777777" w:rsidR="006649D9" w:rsidRPr="009C68BA" w:rsidRDefault="006649D9">
            <w:pPr>
              <w:spacing w:after="0" w:line="276" w:lineRule="auto"/>
              <w:jc w:val="center"/>
              <w:rPr>
                <w:rFonts w:asciiTheme="minorHAnsi" w:hAnsiTheme="minorHAnsi" w:cstheme="minorHAnsi"/>
                <w:b/>
                <w:sz w:val="20"/>
                <w:szCs w:val="20"/>
              </w:rPr>
            </w:pPr>
            <w:r w:rsidRPr="009C68BA">
              <w:rPr>
                <w:rFonts w:asciiTheme="minorHAnsi" w:hAnsiTheme="minorHAnsi" w:cstheme="minorHAnsi"/>
                <w:b/>
                <w:sz w:val="20"/>
                <w:szCs w:val="20"/>
              </w:rPr>
              <w:t>ECO:</w:t>
            </w:r>
          </w:p>
        </w:tc>
        <w:tc>
          <w:tcPr>
            <w:tcW w:w="1218" w:type="dxa"/>
            <w:tcBorders>
              <w:top w:val="single" w:sz="12" w:space="0" w:color="auto"/>
              <w:left w:val="nil"/>
              <w:bottom w:val="single" w:sz="8" w:space="0" w:color="auto"/>
              <w:right w:val="single" w:sz="8" w:space="0" w:color="auto"/>
            </w:tcBorders>
            <w:tcMar>
              <w:top w:w="72" w:type="dxa"/>
              <w:left w:w="108" w:type="dxa"/>
              <w:bottom w:w="72" w:type="dxa"/>
              <w:right w:w="108" w:type="dxa"/>
            </w:tcMar>
            <w:hideMark/>
          </w:tcPr>
          <w:p w14:paraId="53004698" w14:textId="77777777" w:rsidR="006649D9" w:rsidRPr="009C68BA" w:rsidRDefault="006649D9">
            <w:pPr>
              <w:spacing w:after="0" w:line="276" w:lineRule="auto"/>
              <w:jc w:val="center"/>
              <w:rPr>
                <w:rFonts w:asciiTheme="minorHAnsi" w:hAnsiTheme="minorHAnsi" w:cstheme="minorHAnsi"/>
                <w:b/>
                <w:sz w:val="20"/>
                <w:szCs w:val="20"/>
              </w:rPr>
            </w:pPr>
            <w:r w:rsidRPr="009C68BA">
              <w:rPr>
                <w:rFonts w:asciiTheme="minorHAnsi" w:hAnsiTheme="minorHAnsi" w:cstheme="minorHAnsi"/>
                <w:b/>
                <w:sz w:val="20"/>
                <w:szCs w:val="20"/>
              </w:rPr>
              <w:t>DATE:</w:t>
            </w:r>
          </w:p>
        </w:tc>
        <w:tc>
          <w:tcPr>
            <w:tcW w:w="2557" w:type="dxa"/>
            <w:tcBorders>
              <w:top w:val="single" w:sz="12" w:space="0" w:color="auto"/>
              <w:left w:val="nil"/>
              <w:bottom w:val="single" w:sz="8" w:space="0" w:color="auto"/>
              <w:right w:val="single" w:sz="12" w:space="0" w:color="auto"/>
            </w:tcBorders>
            <w:tcMar>
              <w:top w:w="72" w:type="dxa"/>
              <w:left w:w="108" w:type="dxa"/>
              <w:bottom w:w="72" w:type="dxa"/>
              <w:right w:w="108" w:type="dxa"/>
            </w:tcMar>
            <w:hideMark/>
          </w:tcPr>
          <w:p w14:paraId="4CA118DF" w14:textId="77777777" w:rsidR="006649D9" w:rsidRPr="009C68BA" w:rsidRDefault="006649D9">
            <w:pPr>
              <w:spacing w:after="0" w:line="276" w:lineRule="auto"/>
              <w:jc w:val="center"/>
              <w:rPr>
                <w:rFonts w:asciiTheme="minorHAnsi" w:hAnsiTheme="minorHAnsi" w:cstheme="minorHAnsi"/>
                <w:b/>
                <w:sz w:val="20"/>
                <w:szCs w:val="20"/>
              </w:rPr>
            </w:pPr>
            <w:r w:rsidRPr="009C68BA">
              <w:rPr>
                <w:rFonts w:asciiTheme="minorHAnsi" w:hAnsiTheme="minorHAnsi" w:cstheme="minorHAnsi"/>
                <w:b/>
                <w:sz w:val="20"/>
                <w:szCs w:val="20"/>
              </w:rPr>
              <w:t>APPROVED:</w:t>
            </w:r>
          </w:p>
        </w:tc>
      </w:tr>
      <w:tr w:rsidR="006649D9" w14:paraId="0ADE5B59" w14:textId="77777777" w:rsidTr="37E4B0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gridAfter w:val="1"/>
          <w:wAfter w:w="285" w:type="dxa"/>
          <w:cantSplit/>
          <w:trHeight w:val="167"/>
        </w:trPr>
        <w:tc>
          <w:tcPr>
            <w:tcW w:w="614" w:type="dxa"/>
            <w:gridSpan w:val="2"/>
            <w:tcBorders>
              <w:top w:val="nil"/>
              <w:left w:val="single" w:sz="12" w:space="0" w:color="auto"/>
              <w:bottom w:val="single" w:sz="4" w:space="0" w:color="auto"/>
              <w:right w:val="single" w:sz="8" w:space="0" w:color="auto"/>
            </w:tcBorders>
            <w:tcMar>
              <w:top w:w="72" w:type="dxa"/>
              <w:left w:w="108" w:type="dxa"/>
              <w:bottom w:w="72" w:type="dxa"/>
              <w:right w:w="108" w:type="dxa"/>
            </w:tcMar>
            <w:hideMark/>
          </w:tcPr>
          <w:p w14:paraId="5DA0A254" w14:textId="78D68B8B" w:rsidR="006649D9" w:rsidRPr="007E2CEE" w:rsidRDefault="006943FB">
            <w:pPr>
              <w:tabs>
                <w:tab w:val="left" w:pos="3888"/>
              </w:tabs>
              <w:spacing w:after="0"/>
              <w:jc w:val="center"/>
              <w:rPr>
                <w:rFonts w:asciiTheme="minorHAnsi" w:eastAsia="Times New Roman" w:hAnsiTheme="minorHAnsi" w:cstheme="minorHAnsi"/>
                <w:color w:val="0070C0"/>
                <w:sz w:val="20"/>
                <w:szCs w:val="20"/>
              </w:rPr>
            </w:pPr>
            <w:r>
              <w:rPr>
                <w:rFonts w:asciiTheme="minorHAnsi" w:eastAsia="Times New Roman" w:hAnsiTheme="minorHAnsi" w:cstheme="minorHAnsi"/>
                <w:color w:val="0070C0"/>
                <w:sz w:val="20"/>
                <w:szCs w:val="20"/>
              </w:rPr>
              <w:t>0.</w:t>
            </w:r>
            <w:r w:rsidR="007E2CEE" w:rsidRPr="007E2CEE">
              <w:rPr>
                <w:rFonts w:asciiTheme="minorHAnsi" w:eastAsia="Times New Roman" w:hAnsiTheme="minorHAnsi" w:cstheme="minorHAnsi"/>
                <w:color w:val="0070C0"/>
                <w:sz w:val="20"/>
                <w:szCs w:val="20"/>
              </w:rPr>
              <w:t>1</w:t>
            </w:r>
          </w:p>
        </w:tc>
        <w:tc>
          <w:tcPr>
            <w:tcW w:w="5759" w:type="dxa"/>
            <w:tcBorders>
              <w:top w:val="nil"/>
              <w:left w:val="nil"/>
              <w:bottom w:val="single" w:sz="4" w:space="0" w:color="auto"/>
              <w:right w:val="single" w:sz="8" w:space="0" w:color="auto"/>
            </w:tcBorders>
            <w:tcMar>
              <w:top w:w="72" w:type="dxa"/>
              <w:left w:w="108" w:type="dxa"/>
              <w:bottom w:w="72" w:type="dxa"/>
              <w:right w:w="108" w:type="dxa"/>
            </w:tcMar>
          </w:tcPr>
          <w:p w14:paraId="76804974" w14:textId="4F17E11E" w:rsidR="006649D9" w:rsidRPr="007E2CEE" w:rsidRDefault="007E2CEE">
            <w:pPr>
              <w:tabs>
                <w:tab w:val="left" w:pos="3888"/>
              </w:tabs>
              <w:spacing w:after="0"/>
              <w:rPr>
                <w:rFonts w:asciiTheme="minorHAnsi" w:eastAsia="Times New Roman" w:hAnsiTheme="minorHAnsi" w:cstheme="minorHAnsi"/>
                <w:color w:val="0070C0"/>
                <w:sz w:val="20"/>
                <w:szCs w:val="20"/>
              </w:rPr>
            </w:pPr>
            <w:r w:rsidRPr="007E2CEE">
              <w:rPr>
                <w:rFonts w:asciiTheme="minorHAnsi" w:eastAsia="Times New Roman" w:hAnsiTheme="minorHAnsi" w:cstheme="minorHAnsi"/>
                <w:color w:val="0070C0"/>
                <w:sz w:val="20"/>
                <w:szCs w:val="20"/>
              </w:rPr>
              <w:t>SENT TO CUSTOMER FOR REVIEW</w:t>
            </w:r>
          </w:p>
        </w:tc>
        <w:tc>
          <w:tcPr>
            <w:tcW w:w="652" w:type="dxa"/>
            <w:tcBorders>
              <w:top w:val="nil"/>
              <w:left w:val="nil"/>
              <w:bottom w:val="single" w:sz="4" w:space="0" w:color="auto"/>
              <w:right w:val="single" w:sz="8" w:space="0" w:color="auto"/>
            </w:tcBorders>
            <w:tcMar>
              <w:top w:w="72" w:type="dxa"/>
              <w:left w:w="108" w:type="dxa"/>
              <w:bottom w:w="72" w:type="dxa"/>
              <w:right w:w="108" w:type="dxa"/>
            </w:tcMar>
          </w:tcPr>
          <w:p w14:paraId="328ED849" w14:textId="44491A6B" w:rsidR="006649D9" w:rsidRPr="007E2CEE" w:rsidRDefault="006649D9">
            <w:pPr>
              <w:tabs>
                <w:tab w:val="left" w:pos="3888"/>
              </w:tabs>
              <w:spacing w:after="0"/>
              <w:rPr>
                <w:rFonts w:asciiTheme="minorHAnsi" w:eastAsia="Times New Roman" w:hAnsiTheme="minorHAnsi" w:cstheme="minorHAnsi"/>
                <w:color w:val="0070C0"/>
                <w:sz w:val="20"/>
                <w:szCs w:val="20"/>
              </w:rPr>
            </w:pPr>
          </w:p>
        </w:tc>
        <w:tc>
          <w:tcPr>
            <w:tcW w:w="1218" w:type="dxa"/>
            <w:tcBorders>
              <w:top w:val="nil"/>
              <w:left w:val="nil"/>
              <w:bottom w:val="single" w:sz="4" w:space="0" w:color="auto"/>
              <w:right w:val="single" w:sz="8" w:space="0" w:color="auto"/>
            </w:tcBorders>
            <w:tcMar>
              <w:top w:w="72" w:type="dxa"/>
              <w:left w:w="108" w:type="dxa"/>
              <w:bottom w:w="72" w:type="dxa"/>
              <w:right w:w="108" w:type="dxa"/>
            </w:tcMar>
          </w:tcPr>
          <w:p w14:paraId="2D0C26C9" w14:textId="5C428040" w:rsidR="006649D9" w:rsidRPr="007E2CEE" w:rsidRDefault="007E2CEE">
            <w:pPr>
              <w:tabs>
                <w:tab w:val="left" w:pos="3888"/>
              </w:tabs>
              <w:spacing w:after="0"/>
              <w:jc w:val="center"/>
              <w:rPr>
                <w:rFonts w:asciiTheme="minorHAnsi" w:eastAsia="Times New Roman" w:hAnsiTheme="minorHAnsi" w:cstheme="minorHAnsi"/>
                <w:color w:val="0070C0"/>
                <w:sz w:val="20"/>
                <w:szCs w:val="20"/>
              </w:rPr>
            </w:pPr>
            <w:r w:rsidRPr="007E2CEE">
              <w:rPr>
                <w:rFonts w:asciiTheme="minorHAnsi" w:eastAsia="Times New Roman" w:hAnsiTheme="minorHAnsi" w:cstheme="minorHAnsi"/>
                <w:color w:val="0070C0"/>
                <w:sz w:val="20"/>
                <w:szCs w:val="20"/>
              </w:rPr>
              <w:t>09/</w:t>
            </w:r>
            <w:r w:rsidR="0079050D">
              <w:rPr>
                <w:rFonts w:asciiTheme="minorHAnsi" w:eastAsia="Times New Roman" w:hAnsiTheme="minorHAnsi" w:cstheme="minorHAnsi"/>
                <w:color w:val="0070C0"/>
                <w:sz w:val="20"/>
                <w:szCs w:val="20"/>
              </w:rPr>
              <w:t>09</w:t>
            </w:r>
            <w:r w:rsidRPr="007E2CEE">
              <w:rPr>
                <w:rFonts w:asciiTheme="minorHAnsi" w:eastAsia="Times New Roman" w:hAnsiTheme="minorHAnsi" w:cstheme="minorHAnsi"/>
                <w:color w:val="0070C0"/>
                <w:sz w:val="20"/>
                <w:szCs w:val="20"/>
              </w:rPr>
              <w:t>/2024</w:t>
            </w:r>
          </w:p>
        </w:tc>
        <w:tc>
          <w:tcPr>
            <w:tcW w:w="2557" w:type="dxa"/>
            <w:tcBorders>
              <w:top w:val="nil"/>
              <w:left w:val="nil"/>
              <w:bottom w:val="single" w:sz="4" w:space="0" w:color="auto"/>
              <w:right w:val="single" w:sz="12" w:space="0" w:color="auto"/>
            </w:tcBorders>
            <w:tcMar>
              <w:top w:w="72" w:type="dxa"/>
              <w:left w:w="108" w:type="dxa"/>
              <w:bottom w:w="72" w:type="dxa"/>
              <w:right w:w="108" w:type="dxa"/>
            </w:tcMar>
          </w:tcPr>
          <w:p w14:paraId="4638C4B0" w14:textId="395550DD" w:rsidR="006649D9" w:rsidRPr="007E2CEE" w:rsidRDefault="00FA420D">
            <w:pPr>
              <w:tabs>
                <w:tab w:val="left" w:pos="3888"/>
              </w:tabs>
              <w:spacing w:after="0"/>
              <w:rPr>
                <w:rFonts w:asciiTheme="minorHAnsi" w:eastAsia="Times New Roman" w:hAnsiTheme="minorHAnsi" w:cstheme="minorHAnsi"/>
                <w:color w:val="0070C0"/>
                <w:sz w:val="20"/>
                <w:szCs w:val="20"/>
              </w:rPr>
            </w:pPr>
            <w:r>
              <w:rPr>
                <w:rFonts w:asciiTheme="minorHAnsi" w:eastAsia="Times New Roman" w:hAnsiTheme="minorHAnsi" w:cstheme="minorHAnsi"/>
                <w:color w:val="0070C0"/>
                <w:sz w:val="20"/>
                <w:szCs w:val="20"/>
              </w:rPr>
              <w:t xml:space="preserve">K. </w:t>
            </w:r>
            <w:r w:rsidR="00263F3A">
              <w:rPr>
                <w:rFonts w:asciiTheme="minorHAnsi" w:eastAsia="Times New Roman" w:hAnsiTheme="minorHAnsi" w:cstheme="minorHAnsi"/>
                <w:color w:val="0070C0"/>
                <w:sz w:val="20"/>
                <w:szCs w:val="20"/>
              </w:rPr>
              <w:t>FOSMARK</w:t>
            </w:r>
          </w:p>
        </w:tc>
      </w:tr>
      <w:tr w:rsidR="00EE658E" w14:paraId="5D7EFC3F" w14:textId="77777777" w:rsidTr="37E4B0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gridAfter w:val="1"/>
          <w:wAfter w:w="285" w:type="dxa"/>
          <w:cantSplit/>
          <w:trHeight w:val="167"/>
        </w:trPr>
        <w:tc>
          <w:tcPr>
            <w:tcW w:w="614" w:type="dxa"/>
            <w:gridSpan w:val="2"/>
            <w:tcBorders>
              <w:top w:val="single" w:sz="4" w:space="0" w:color="auto"/>
              <w:left w:val="single" w:sz="12" w:space="0" w:color="auto"/>
              <w:bottom w:val="single" w:sz="4" w:space="0" w:color="auto"/>
              <w:right w:val="single" w:sz="8" w:space="0" w:color="auto"/>
            </w:tcBorders>
            <w:tcMar>
              <w:top w:w="72" w:type="dxa"/>
              <w:left w:w="108" w:type="dxa"/>
              <w:bottom w:w="72" w:type="dxa"/>
              <w:right w:w="108" w:type="dxa"/>
            </w:tcMar>
          </w:tcPr>
          <w:p w14:paraId="656C68B2" w14:textId="74A5BB16" w:rsidR="00EE658E" w:rsidRPr="007E2CEE" w:rsidRDefault="006943FB">
            <w:pPr>
              <w:tabs>
                <w:tab w:val="left" w:pos="3888"/>
              </w:tabs>
              <w:spacing w:after="0"/>
              <w:jc w:val="center"/>
              <w:rPr>
                <w:rFonts w:asciiTheme="minorHAnsi" w:eastAsia="Times New Roman" w:hAnsiTheme="minorHAnsi" w:cstheme="minorHAnsi"/>
                <w:color w:val="0070C0"/>
                <w:sz w:val="20"/>
                <w:szCs w:val="20"/>
              </w:rPr>
            </w:pPr>
            <w:r>
              <w:rPr>
                <w:rFonts w:asciiTheme="minorHAnsi" w:eastAsia="Times New Roman" w:hAnsiTheme="minorHAnsi" w:cstheme="minorHAnsi"/>
                <w:color w:val="0070C0"/>
                <w:sz w:val="20"/>
                <w:szCs w:val="20"/>
              </w:rPr>
              <w:t>0.</w:t>
            </w:r>
            <w:r w:rsidR="00EE658E">
              <w:rPr>
                <w:rFonts w:asciiTheme="minorHAnsi" w:eastAsia="Times New Roman" w:hAnsiTheme="minorHAnsi" w:cstheme="minorHAnsi"/>
                <w:color w:val="0070C0"/>
                <w:sz w:val="20"/>
                <w:szCs w:val="20"/>
              </w:rPr>
              <w:t>2</w:t>
            </w:r>
          </w:p>
        </w:tc>
        <w:tc>
          <w:tcPr>
            <w:tcW w:w="5759" w:type="dxa"/>
            <w:tcBorders>
              <w:top w:val="single" w:sz="4" w:space="0" w:color="auto"/>
              <w:left w:val="nil"/>
              <w:bottom w:val="single" w:sz="4" w:space="0" w:color="auto"/>
              <w:right w:val="single" w:sz="8" w:space="0" w:color="auto"/>
            </w:tcBorders>
            <w:tcMar>
              <w:top w:w="72" w:type="dxa"/>
              <w:left w:w="108" w:type="dxa"/>
              <w:bottom w:w="72" w:type="dxa"/>
              <w:right w:w="108" w:type="dxa"/>
            </w:tcMar>
          </w:tcPr>
          <w:p w14:paraId="0AF95819" w14:textId="2DBFDC21" w:rsidR="00EE658E" w:rsidRPr="007E2CEE" w:rsidRDefault="00782308">
            <w:pPr>
              <w:tabs>
                <w:tab w:val="left" w:pos="3888"/>
              </w:tabs>
              <w:spacing w:after="0"/>
              <w:rPr>
                <w:rFonts w:asciiTheme="minorHAnsi" w:eastAsia="Times New Roman" w:hAnsiTheme="minorHAnsi"/>
                <w:color w:val="0070C0"/>
                <w:sz w:val="20"/>
                <w:szCs w:val="20"/>
              </w:rPr>
            </w:pPr>
            <w:r w:rsidRPr="66647FC3">
              <w:rPr>
                <w:rFonts w:asciiTheme="minorHAnsi" w:eastAsia="Times New Roman" w:hAnsiTheme="minorHAnsi"/>
                <w:color w:val="0070C0"/>
                <w:sz w:val="20"/>
                <w:szCs w:val="20"/>
              </w:rPr>
              <w:t xml:space="preserve">DESIGN </w:t>
            </w:r>
            <w:r w:rsidR="1EC7E0AA" w:rsidRPr="023E3FFF">
              <w:rPr>
                <w:rFonts w:asciiTheme="minorHAnsi" w:eastAsia="Times New Roman" w:hAnsiTheme="minorHAnsi"/>
                <w:color w:val="0070C0"/>
                <w:sz w:val="20"/>
                <w:szCs w:val="20"/>
              </w:rPr>
              <w:t xml:space="preserve">UPDATES </w:t>
            </w:r>
            <w:r w:rsidR="4938A587" w:rsidRPr="023E3FFF">
              <w:rPr>
                <w:rFonts w:asciiTheme="minorHAnsi" w:eastAsia="Times New Roman" w:hAnsiTheme="minorHAnsi"/>
                <w:color w:val="0070C0"/>
                <w:sz w:val="20"/>
                <w:szCs w:val="20"/>
              </w:rPr>
              <w:t>SENT</w:t>
            </w:r>
            <w:r w:rsidRPr="66647FC3">
              <w:rPr>
                <w:rFonts w:asciiTheme="minorHAnsi" w:eastAsia="Times New Roman" w:hAnsiTheme="minorHAnsi"/>
                <w:color w:val="0070C0"/>
                <w:sz w:val="20"/>
                <w:szCs w:val="20"/>
              </w:rPr>
              <w:t xml:space="preserve"> TO CUSTOMER FOR REVIEW</w:t>
            </w:r>
          </w:p>
        </w:tc>
        <w:tc>
          <w:tcPr>
            <w:tcW w:w="652" w:type="dxa"/>
            <w:tcBorders>
              <w:top w:val="single" w:sz="4" w:space="0" w:color="auto"/>
              <w:left w:val="nil"/>
              <w:bottom w:val="single" w:sz="4" w:space="0" w:color="auto"/>
              <w:right w:val="single" w:sz="8" w:space="0" w:color="auto"/>
            </w:tcBorders>
            <w:tcMar>
              <w:top w:w="72" w:type="dxa"/>
              <w:left w:w="108" w:type="dxa"/>
              <w:bottom w:w="72" w:type="dxa"/>
              <w:right w:w="108" w:type="dxa"/>
            </w:tcMar>
          </w:tcPr>
          <w:p w14:paraId="1AB56BFC" w14:textId="77777777" w:rsidR="00EE658E" w:rsidRPr="007E2CEE" w:rsidRDefault="00EE658E">
            <w:pPr>
              <w:tabs>
                <w:tab w:val="left" w:pos="3888"/>
              </w:tabs>
              <w:spacing w:after="0"/>
              <w:rPr>
                <w:rFonts w:asciiTheme="minorHAnsi" w:eastAsia="Times New Roman" w:hAnsiTheme="minorHAnsi" w:cstheme="minorHAnsi"/>
                <w:color w:val="0070C0"/>
                <w:sz w:val="20"/>
                <w:szCs w:val="20"/>
              </w:rPr>
            </w:pPr>
          </w:p>
        </w:tc>
        <w:tc>
          <w:tcPr>
            <w:tcW w:w="1218" w:type="dxa"/>
            <w:tcBorders>
              <w:top w:val="single" w:sz="4" w:space="0" w:color="auto"/>
              <w:left w:val="nil"/>
              <w:bottom w:val="single" w:sz="4" w:space="0" w:color="auto"/>
              <w:right w:val="single" w:sz="8" w:space="0" w:color="auto"/>
            </w:tcBorders>
            <w:tcMar>
              <w:top w:w="72" w:type="dxa"/>
              <w:left w:w="108" w:type="dxa"/>
              <w:bottom w:w="72" w:type="dxa"/>
              <w:right w:w="108" w:type="dxa"/>
            </w:tcMar>
          </w:tcPr>
          <w:p w14:paraId="3CFC5F2A" w14:textId="76C9528A" w:rsidR="00EE658E" w:rsidRPr="007E2CEE" w:rsidRDefault="00FA420D">
            <w:pPr>
              <w:tabs>
                <w:tab w:val="left" w:pos="3888"/>
              </w:tabs>
              <w:spacing w:after="0"/>
              <w:jc w:val="center"/>
              <w:rPr>
                <w:rFonts w:asciiTheme="minorHAnsi" w:eastAsia="Times New Roman" w:hAnsiTheme="minorHAnsi" w:cstheme="minorHAnsi"/>
                <w:color w:val="0070C0"/>
                <w:sz w:val="20"/>
                <w:szCs w:val="20"/>
              </w:rPr>
            </w:pPr>
            <w:r>
              <w:rPr>
                <w:rFonts w:asciiTheme="minorHAnsi" w:eastAsia="Times New Roman" w:hAnsiTheme="minorHAnsi" w:cstheme="minorHAnsi"/>
                <w:color w:val="0070C0"/>
                <w:sz w:val="20"/>
                <w:szCs w:val="20"/>
              </w:rPr>
              <w:t>12/1</w:t>
            </w:r>
            <w:r w:rsidR="00782308">
              <w:rPr>
                <w:rFonts w:asciiTheme="minorHAnsi" w:eastAsia="Times New Roman" w:hAnsiTheme="minorHAnsi" w:cstheme="minorHAnsi"/>
                <w:color w:val="0070C0"/>
                <w:sz w:val="20"/>
                <w:szCs w:val="20"/>
              </w:rPr>
              <w:t>3</w:t>
            </w:r>
            <w:r>
              <w:rPr>
                <w:rFonts w:asciiTheme="minorHAnsi" w:eastAsia="Times New Roman" w:hAnsiTheme="minorHAnsi" w:cstheme="minorHAnsi"/>
                <w:color w:val="0070C0"/>
                <w:sz w:val="20"/>
                <w:szCs w:val="20"/>
              </w:rPr>
              <w:t>/2024</w:t>
            </w:r>
          </w:p>
        </w:tc>
        <w:tc>
          <w:tcPr>
            <w:tcW w:w="2557" w:type="dxa"/>
            <w:tcBorders>
              <w:top w:val="single" w:sz="4" w:space="0" w:color="auto"/>
              <w:left w:val="nil"/>
              <w:bottom w:val="single" w:sz="4" w:space="0" w:color="auto"/>
              <w:right w:val="single" w:sz="12" w:space="0" w:color="auto"/>
            </w:tcBorders>
            <w:tcMar>
              <w:top w:w="72" w:type="dxa"/>
              <w:left w:w="108" w:type="dxa"/>
              <w:bottom w:w="72" w:type="dxa"/>
              <w:right w:w="108" w:type="dxa"/>
            </w:tcMar>
          </w:tcPr>
          <w:p w14:paraId="38DBA613" w14:textId="159F430D" w:rsidR="00EE658E" w:rsidRPr="007E2CEE" w:rsidRDefault="29DC1752">
            <w:pPr>
              <w:tabs>
                <w:tab w:val="left" w:pos="3888"/>
              </w:tabs>
              <w:spacing w:after="0"/>
              <w:rPr>
                <w:rFonts w:asciiTheme="minorHAnsi" w:eastAsia="Times New Roman" w:hAnsiTheme="minorHAnsi"/>
                <w:color w:val="0070C0"/>
                <w:sz w:val="20"/>
                <w:szCs w:val="20"/>
              </w:rPr>
            </w:pPr>
            <w:r w:rsidRPr="7CED885D">
              <w:rPr>
                <w:rFonts w:asciiTheme="minorHAnsi" w:eastAsia="Times New Roman" w:hAnsiTheme="minorHAnsi"/>
                <w:color w:val="0070C0"/>
                <w:sz w:val="20"/>
                <w:szCs w:val="20"/>
              </w:rPr>
              <w:t xml:space="preserve">J. </w:t>
            </w:r>
            <w:r w:rsidRPr="412DE507">
              <w:rPr>
                <w:rFonts w:asciiTheme="minorHAnsi" w:eastAsia="Times New Roman" w:hAnsiTheme="minorHAnsi"/>
                <w:color w:val="0070C0"/>
                <w:sz w:val="20"/>
                <w:szCs w:val="20"/>
              </w:rPr>
              <w:t>PARKER</w:t>
            </w:r>
          </w:p>
        </w:tc>
      </w:tr>
      <w:tr w:rsidR="002B5F68" w14:paraId="6DD6C2E1" w14:textId="77777777" w:rsidTr="37E4B0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gridAfter w:val="1"/>
          <w:wAfter w:w="285" w:type="dxa"/>
          <w:cantSplit/>
          <w:trHeight w:val="167"/>
        </w:trPr>
        <w:tc>
          <w:tcPr>
            <w:tcW w:w="614" w:type="dxa"/>
            <w:gridSpan w:val="2"/>
            <w:tcBorders>
              <w:top w:val="single" w:sz="4" w:space="0" w:color="auto"/>
              <w:left w:val="single" w:sz="12" w:space="0" w:color="auto"/>
              <w:bottom w:val="single" w:sz="8" w:space="0" w:color="auto"/>
              <w:right w:val="single" w:sz="8" w:space="0" w:color="auto"/>
            </w:tcBorders>
            <w:tcMar>
              <w:top w:w="72" w:type="dxa"/>
              <w:left w:w="108" w:type="dxa"/>
              <w:bottom w:w="72" w:type="dxa"/>
              <w:right w:w="108" w:type="dxa"/>
            </w:tcMar>
          </w:tcPr>
          <w:p w14:paraId="334C2C4C" w14:textId="31373931" w:rsidR="002B5F68" w:rsidRDefault="002B5F68">
            <w:pPr>
              <w:tabs>
                <w:tab w:val="left" w:pos="3888"/>
              </w:tabs>
              <w:spacing w:after="0"/>
              <w:jc w:val="center"/>
              <w:rPr>
                <w:rFonts w:asciiTheme="minorHAnsi" w:eastAsia="Times New Roman" w:hAnsiTheme="minorHAnsi" w:cstheme="minorHAnsi"/>
                <w:color w:val="0070C0"/>
                <w:sz w:val="20"/>
                <w:szCs w:val="20"/>
              </w:rPr>
            </w:pPr>
            <w:r>
              <w:rPr>
                <w:rFonts w:asciiTheme="minorHAnsi" w:eastAsia="Times New Roman" w:hAnsiTheme="minorHAnsi" w:cstheme="minorHAnsi"/>
                <w:color w:val="0070C0"/>
                <w:sz w:val="20"/>
                <w:szCs w:val="20"/>
              </w:rPr>
              <w:t>0.3</w:t>
            </w:r>
          </w:p>
        </w:tc>
        <w:tc>
          <w:tcPr>
            <w:tcW w:w="5759" w:type="dxa"/>
            <w:tcBorders>
              <w:top w:val="single" w:sz="4" w:space="0" w:color="auto"/>
              <w:left w:val="nil"/>
              <w:bottom w:val="single" w:sz="8" w:space="0" w:color="auto"/>
              <w:right w:val="single" w:sz="8" w:space="0" w:color="auto"/>
            </w:tcBorders>
            <w:tcMar>
              <w:top w:w="72" w:type="dxa"/>
              <w:left w:w="108" w:type="dxa"/>
              <w:bottom w:w="72" w:type="dxa"/>
              <w:right w:w="108" w:type="dxa"/>
            </w:tcMar>
          </w:tcPr>
          <w:p w14:paraId="0C4C2944" w14:textId="27B1E48B" w:rsidR="002B5F68" w:rsidRPr="66647FC3" w:rsidRDefault="143AA626" w:rsidP="256914D2">
            <w:pPr>
              <w:tabs>
                <w:tab w:val="left" w:pos="3888"/>
              </w:tabs>
              <w:spacing w:after="0"/>
              <w:rPr>
                <w:rFonts w:asciiTheme="minorHAnsi" w:eastAsia="Times New Roman" w:hAnsiTheme="minorHAnsi"/>
                <w:color w:val="0070C0"/>
                <w:sz w:val="20"/>
                <w:szCs w:val="20"/>
              </w:rPr>
            </w:pPr>
            <w:r w:rsidRPr="256914D2">
              <w:rPr>
                <w:rFonts w:asciiTheme="minorHAnsi" w:eastAsia="Times New Roman" w:hAnsiTheme="minorHAnsi"/>
                <w:color w:val="0070C0"/>
                <w:sz w:val="20"/>
                <w:szCs w:val="20"/>
              </w:rPr>
              <w:t>UPDATES FOR INTERNAL INTERFACES, NEXT REVISION REQUIRES HEATER PINOUT FINALIZATION AND FEEDBACK FROM VENDOR</w:t>
            </w:r>
          </w:p>
        </w:tc>
        <w:tc>
          <w:tcPr>
            <w:tcW w:w="652" w:type="dxa"/>
            <w:tcBorders>
              <w:top w:val="single" w:sz="4" w:space="0" w:color="auto"/>
              <w:left w:val="nil"/>
              <w:bottom w:val="single" w:sz="8" w:space="0" w:color="auto"/>
              <w:right w:val="single" w:sz="8" w:space="0" w:color="auto"/>
            </w:tcBorders>
            <w:tcMar>
              <w:top w:w="72" w:type="dxa"/>
              <w:left w:w="108" w:type="dxa"/>
              <w:bottom w:w="72" w:type="dxa"/>
              <w:right w:w="108" w:type="dxa"/>
            </w:tcMar>
          </w:tcPr>
          <w:p w14:paraId="60D7DE62" w14:textId="77777777" w:rsidR="002B5F68" w:rsidRPr="007E2CEE" w:rsidRDefault="002B5F68">
            <w:pPr>
              <w:tabs>
                <w:tab w:val="left" w:pos="3888"/>
              </w:tabs>
              <w:spacing w:after="0"/>
              <w:rPr>
                <w:rFonts w:asciiTheme="minorHAnsi" w:eastAsia="Times New Roman" w:hAnsiTheme="minorHAnsi" w:cstheme="minorHAnsi"/>
                <w:color w:val="0070C0"/>
                <w:sz w:val="20"/>
                <w:szCs w:val="20"/>
              </w:rPr>
            </w:pPr>
          </w:p>
        </w:tc>
        <w:tc>
          <w:tcPr>
            <w:tcW w:w="1218" w:type="dxa"/>
            <w:tcBorders>
              <w:top w:val="single" w:sz="4" w:space="0" w:color="auto"/>
              <w:left w:val="nil"/>
              <w:bottom w:val="single" w:sz="8" w:space="0" w:color="auto"/>
              <w:right w:val="single" w:sz="8" w:space="0" w:color="auto"/>
            </w:tcBorders>
            <w:tcMar>
              <w:top w:w="72" w:type="dxa"/>
              <w:left w:w="108" w:type="dxa"/>
              <w:bottom w:w="72" w:type="dxa"/>
              <w:right w:w="108" w:type="dxa"/>
            </w:tcMar>
          </w:tcPr>
          <w:p w14:paraId="547B36C8" w14:textId="03EA41CA" w:rsidR="002B5F68" w:rsidRDefault="143AA626" w:rsidP="256914D2">
            <w:pPr>
              <w:tabs>
                <w:tab w:val="left" w:pos="3888"/>
              </w:tabs>
              <w:spacing w:after="0"/>
              <w:jc w:val="center"/>
              <w:rPr>
                <w:rFonts w:asciiTheme="minorHAnsi" w:eastAsia="Times New Roman" w:hAnsiTheme="minorHAnsi"/>
                <w:color w:val="0070C0"/>
                <w:sz w:val="20"/>
                <w:szCs w:val="20"/>
              </w:rPr>
            </w:pPr>
            <w:r w:rsidRPr="256914D2">
              <w:rPr>
                <w:rFonts w:asciiTheme="minorHAnsi" w:eastAsia="Times New Roman" w:hAnsiTheme="minorHAnsi"/>
                <w:color w:val="0070C0"/>
                <w:sz w:val="20"/>
                <w:szCs w:val="20"/>
              </w:rPr>
              <w:t>5/13/2025</w:t>
            </w:r>
          </w:p>
        </w:tc>
        <w:tc>
          <w:tcPr>
            <w:tcW w:w="2557" w:type="dxa"/>
            <w:tcBorders>
              <w:top w:val="single" w:sz="4" w:space="0" w:color="auto"/>
              <w:left w:val="nil"/>
              <w:bottom w:val="single" w:sz="8" w:space="0" w:color="auto"/>
              <w:right w:val="single" w:sz="12" w:space="0" w:color="auto"/>
            </w:tcBorders>
            <w:tcMar>
              <w:top w:w="72" w:type="dxa"/>
              <w:left w:w="108" w:type="dxa"/>
              <w:bottom w:w="72" w:type="dxa"/>
              <w:right w:w="108" w:type="dxa"/>
            </w:tcMar>
          </w:tcPr>
          <w:p w14:paraId="15F1870D" w14:textId="2992A128" w:rsidR="002B5F68" w:rsidRPr="7CED885D" w:rsidRDefault="143AA626" w:rsidP="256914D2">
            <w:pPr>
              <w:tabs>
                <w:tab w:val="left" w:pos="3888"/>
              </w:tabs>
              <w:spacing w:after="0"/>
              <w:rPr>
                <w:rFonts w:asciiTheme="minorHAnsi" w:eastAsia="Times New Roman" w:hAnsiTheme="minorHAnsi"/>
                <w:color w:val="0070C0"/>
                <w:sz w:val="20"/>
                <w:szCs w:val="20"/>
              </w:rPr>
            </w:pPr>
            <w:r w:rsidRPr="256914D2">
              <w:rPr>
                <w:rFonts w:asciiTheme="minorHAnsi" w:eastAsia="Times New Roman" w:hAnsiTheme="minorHAnsi"/>
                <w:color w:val="0070C0"/>
                <w:sz w:val="20"/>
                <w:szCs w:val="20"/>
              </w:rPr>
              <w:t>J. PARKER</w:t>
            </w:r>
          </w:p>
        </w:tc>
      </w:tr>
      <w:tr w:rsidR="18FE9D56" w14:paraId="5D92C8E5" w14:textId="77777777" w:rsidTr="37E4B0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gridAfter w:val="1"/>
          <w:wAfter w:w="277" w:type="dxa"/>
          <w:cantSplit/>
          <w:trHeight w:val="167"/>
        </w:trPr>
        <w:tc>
          <w:tcPr>
            <w:tcW w:w="603" w:type="dxa"/>
            <w:gridSpan w:val="2"/>
            <w:tcBorders>
              <w:top w:val="single" w:sz="4" w:space="0" w:color="auto"/>
              <w:left w:val="single" w:sz="12" w:space="0" w:color="auto"/>
              <w:bottom w:val="single" w:sz="8" w:space="0" w:color="auto"/>
              <w:right w:val="single" w:sz="8" w:space="0" w:color="auto"/>
            </w:tcBorders>
            <w:tcMar>
              <w:top w:w="72" w:type="dxa"/>
              <w:left w:w="108" w:type="dxa"/>
              <w:bottom w:w="72" w:type="dxa"/>
              <w:right w:w="108" w:type="dxa"/>
            </w:tcMar>
          </w:tcPr>
          <w:p w14:paraId="56833FC7" w14:textId="3134B834" w:rsidR="2A6E402C" w:rsidRDefault="2A6E402C" w:rsidP="18FE9D56">
            <w:pPr>
              <w:jc w:val="center"/>
              <w:rPr>
                <w:rFonts w:asciiTheme="minorHAnsi" w:eastAsia="Times New Roman" w:hAnsiTheme="minorHAnsi"/>
                <w:color w:val="0070C0"/>
                <w:sz w:val="20"/>
                <w:szCs w:val="20"/>
              </w:rPr>
            </w:pPr>
            <w:r w:rsidRPr="18FE9D56">
              <w:rPr>
                <w:rFonts w:asciiTheme="minorHAnsi" w:eastAsia="Times New Roman" w:hAnsiTheme="minorHAnsi"/>
                <w:color w:val="0070C0"/>
                <w:sz w:val="20"/>
                <w:szCs w:val="20"/>
              </w:rPr>
              <w:t>0.4</w:t>
            </w:r>
          </w:p>
        </w:tc>
        <w:tc>
          <w:tcPr>
            <w:tcW w:w="5600" w:type="dxa"/>
            <w:tcBorders>
              <w:top w:val="single" w:sz="4" w:space="0" w:color="auto"/>
              <w:left w:val="nil"/>
              <w:bottom w:val="single" w:sz="8" w:space="0" w:color="auto"/>
              <w:right w:val="single" w:sz="8" w:space="0" w:color="auto"/>
            </w:tcBorders>
            <w:tcMar>
              <w:top w:w="72" w:type="dxa"/>
              <w:left w:w="108" w:type="dxa"/>
              <w:bottom w:w="72" w:type="dxa"/>
              <w:right w:w="108" w:type="dxa"/>
            </w:tcMar>
          </w:tcPr>
          <w:p w14:paraId="32E4DF22" w14:textId="5D3C14D8" w:rsidR="26972962" w:rsidRDefault="26972962" w:rsidP="18FE9D56">
            <w:pPr>
              <w:rPr>
                <w:rFonts w:asciiTheme="minorHAnsi" w:eastAsia="Times New Roman" w:hAnsiTheme="minorHAnsi"/>
                <w:color w:val="0070C0"/>
                <w:sz w:val="20"/>
                <w:szCs w:val="20"/>
              </w:rPr>
            </w:pPr>
            <w:r w:rsidRPr="18FE9D56">
              <w:rPr>
                <w:rFonts w:asciiTheme="minorHAnsi" w:eastAsia="Times New Roman" w:hAnsiTheme="minorHAnsi"/>
                <w:color w:val="0070C0"/>
                <w:sz w:val="20"/>
                <w:szCs w:val="20"/>
              </w:rPr>
              <w:t>UPDATED CONNECTOR PINOUTS FOR J2, J5, AND J6</w:t>
            </w:r>
          </w:p>
        </w:tc>
        <w:tc>
          <w:tcPr>
            <w:tcW w:w="640" w:type="dxa"/>
            <w:tcBorders>
              <w:top w:val="single" w:sz="4" w:space="0" w:color="auto"/>
              <w:left w:val="nil"/>
              <w:bottom w:val="single" w:sz="8" w:space="0" w:color="auto"/>
              <w:right w:val="single" w:sz="8" w:space="0" w:color="auto"/>
            </w:tcBorders>
            <w:tcMar>
              <w:top w:w="72" w:type="dxa"/>
              <w:left w:w="108" w:type="dxa"/>
              <w:bottom w:w="72" w:type="dxa"/>
              <w:right w:w="108" w:type="dxa"/>
            </w:tcMar>
          </w:tcPr>
          <w:p w14:paraId="67D1C941" w14:textId="7AE718E0" w:rsidR="18FE9D56" w:rsidRDefault="18FE9D56" w:rsidP="18FE9D56">
            <w:pPr>
              <w:rPr>
                <w:rFonts w:asciiTheme="minorHAnsi" w:eastAsia="Times New Roman" w:hAnsiTheme="minorHAnsi"/>
                <w:color w:val="0070C0"/>
                <w:sz w:val="20"/>
                <w:szCs w:val="20"/>
              </w:rPr>
            </w:pPr>
          </w:p>
        </w:tc>
        <w:tc>
          <w:tcPr>
            <w:tcW w:w="1190" w:type="dxa"/>
            <w:tcBorders>
              <w:top w:val="single" w:sz="4" w:space="0" w:color="auto"/>
              <w:left w:val="nil"/>
              <w:bottom w:val="single" w:sz="8" w:space="0" w:color="auto"/>
              <w:right w:val="single" w:sz="8" w:space="0" w:color="auto"/>
            </w:tcBorders>
            <w:tcMar>
              <w:top w:w="72" w:type="dxa"/>
              <w:left w:w="108" w:type="dxa"/>
              <w:bottom w:w="72" w:type="dxa"/>
              <w:right w:w="108" w:type="dxa"/>
            </w:tcMar>
          </w:tcPr>
          <w:p w14:paraId="483FDBE4" w14:textId="4C32ED20" w:rsidR="26972962" w:rsidRDefault="26972962" w:rsidP="18FE9D56">
            <w:pPr>
              <w:jc w:val="center"/>
              <w:rPr>
                <w:rFonts w:asciiTheme="minorHAnsi" w:eastAsia="Times New Roman" w:hAnsiTheme="minorHAnsi"/>
                <w:color w:val="0070C0"/>
                <w:sz w:val="20"/>
                <w:szCs w:val="20"/>
              </w:rPr>
            </w:pPr>
            <w:r w:rsidRPr="18FE9D56">
              <w:rPr>
                <w:rFonts w:asciiTheme="minorHAnsi" w:eastAsia="Times New Roman" w:hAnsiTheme="minorHAnsi"/>
                <w:color w:val="0070C0"/>
                <w:sz w:val="20"/>
                <w:szCs w:val="20"/>
              </w:rPr>
              <w:t>5/16/2025</w:t>
            </w:r>
          </w:p>
        </w:tc>
        <w:tc>
          <w:tcPr>
            <w:tcW w:w="2490" w:type="dxa"/>
            <w:tcBorders>
              <w:top w:val="single" w:sz="4" w:space="0" w:color="auto"/>
              <w:left w:val="nil"/>
              <w:bottom w:val="single" w:sz="8" w:space="0" w:color="auto"/>
              <w:right w:val="single" w:sz="12" w:space="0" w:color="auto"/>
            </w:tcBorders>
            <w:tcMar>
              <w:top w:w="72" w:type="dxa"/>
              <w:left w:w="108" w:type="dxa"/>
              <w:bottom w:w="72" w:type="dxa"/>
              <w:right w:w="108" w:type="dxa"/>
            </w:tcMar>
          </w:tcPr>
          <w:p w14:paraId="1131E8E9" w14:textId="1FF83EE3" w:rsidR="615DC86E" w:rsidRDefault="615DC86E" w:rsidP="18FE9D56">
            <w:pPr>
              <w:rPr>
                <w:rFonts w:asciiTheme="minorHAnsi" w:eastAsia="Times New Roman" w:hAnsiTheme="minorHAnsi"/>
                <w:color w:val="0070C0"/>
                <w:sz w:val="20"/>
                <w:szCs w:val="20"/>
              </w:rPr>
            </w:pPr>
            <w:r w:rsidRPr="18FE9D56">
              <w:rPr>
                <w:rFonts w:asciiTheme="minorHAnsi" w:eastAsia="Times New Roman" w:hAnsiTheme="minorHAnsi"/>
                <w:color w:val="0070C0"/>
                <w:sz w:val="20"/>
                <w:szCs w:val="20"/>
              </w:rPr>
              <w:t>K. FOSMARK</w:t>
            </w:r>
          </w:p>
        </w:tc>
      </w:tr>
      <w:tr w:rsidR="495D228A" w14:paraId="5701DEA6" w14:textId="77777777" w:rsidTr="37E4B0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gridAfter w:val="1"/>
          <w:wAfter w:w="277" w:type="dxa"/>
          <w:cantSplit/>
          <w:trHeight w:val="167"/>
        </w:trPr>
        <w:tc>
          <w:tcPr>
            <w:tcW w:w="603" w:type="dxa"/>
            <w:gridSpan w:val="2"/>
            <w:tcBorders>
              <w:top w:val="single" w:sz="4" w:space="0" w:color="auto"/>
              <w:left w:val="single" w:sz="12" w:space="0" w:color="auto"/>
              <w:bottom w:val="single" w:sz="8" w:space="0" w:color="auto"/>
              <w:right w:val="single" w:sz="8" w:space="0" w:color="auto"/>
            </w:tcBorders>
            <w:tcMar>
              <w:top w:w="72" w:type="dxa"/>
              <w:left w:w="108" w:type="dxa"/>
              <w:bottom w:w="72" w:type="dxa"/>
              <w:right w:w="108" w:type="dxa"/>
            </w:tcMar>
          </w:tcPr>
          <w:p w14:paraId="3974EE09" w14:textId="25D677D2" w:rsidR="121295E6" w:rsidRDefault="121295E6" w:rsidP="495D228A">
            <w:pPr>
              <w:jc w:val="center"/>
              <w:rPr>
                <w:rFonts w:asciiTheme="minorHAnsi" w:eastAsia="Times New Roman" w:hAnsiTheme="minorHAnsi"/>
                <w:color w:val="0070C0"/>
                <w:sz w:val="20"/>
                <w:szCs w:val="20"/>
              </w:rPr>
            </w:pPr>
            <w:r w:rsidRPr="495D228A">
              <w:rPr>
                <w:rFonts w:asciiTheme="minorHAnsi" w:eastAsia="Times New Roman" w:hAnsiTheme="minorHAnsi"/>
                <w:color w:val="0070C0"/>
                <w:sz w:val="20"/>
                <w:szCs w:val="20"/>
              </w:rPr>
              <w:t>0.5</w:t>
            </w:r>
          </w:p>
        </w:tc>
        <w:tc>
          <w:tcPr>
            <w:tcW w:w="5600" w:type="dxa"/>
            <w:tcBorders>
              <w:top w:val="single" w:sz="4" w:space="0" w:color="auto"/>
              <w:left w:val="nil"/>
              <w:bottom w:val="single" w:sz="8" w:space="0" w:color="auto"/>
              <w:right w:val="single" w:sz="8" w:space="0" w:color="auto"/>
            </w:tcBorders>
            <w:tcMar>
              <w:top w:w="72" w:type="dxa"/>
              <w:left w:w="108" w:type="dxa"/>
              <w:bottom w:w="72" w:type="dxa"/>
              <w:right w:w="108" w:type="dxa"/>
            </w:tcMar>
          </w:tcPr>
          <w:p w14:paraId="7A77F235" w14:textId="50EF0E67" w:rsidR="495D228A" w:rsidRDefault="005168A3" w:rsidP="495D228A">
            <w:pPr>
              <w:rPr>
                <w:rFonts w:asciiTheme="minorHAnsi" w:eastAsia="Times New Roman" w:hAnsiTheme="minorHAnsi"/>
                <w:color w:val="0070C0"/>
                <w:sz w:val="20"/>
                <w:szCs w:val="20"/>
              </w:rPr>
            </w:pPr>
            <w:r>
              <w:rPr>
                <w:rFonts w:asciiTheme="minorHAnsi" w:eastAsia="Times New Roman" w:hAnsiTheme="minorHAnsi"/>
                <w:color w:val="0070C0"/>
                <w:sz w:val="20"/>
                <w:szCs w:val="20"/>
              </w:rPr>
              <w:t>UPDATED WITH HEATER AND THERMISTORS FOR OPTICAL ASSEMBLY</w:t>
            </w:r>
            <w:r w:rsidR="00102CDF">
              <w:rPr>
                <w:rFonts w:asciiTheme="minorHAnsi" w:eastAsia="Times New Roman" w:hAnsiTheme="minorHAnsi"/>
                <w:color w:val="0070C0"/>
                <w:sz w:val="20"/>
                <w:szCs w:val="20"/>
              </w:rPr>
              <w:t>, HEATER PARAMETERS CORRECTED</w:t>
            </w:r>
          </w:p>
        </w:tc>
        <w:tc>
          <w:tcPr>
            <w:tcW w:w="640" w:type="dxa"/>
            <w:tcBorders>
              <w:top w:val="single" w:sz="4" w:space="0" w:color="auto"/>
              <w:left w:val="nil"/>
              <w:bottom w:val="single" w:sz="8" w:space="0" w:color="auto"/>
              <w:right w:val="single" w:sz="8" w:space="0" w:color="auto"/>
            </w:tcBorders>
            <w:tcMar>
              <w:top w:w="72" w:type="dxa"/>
              <w:left w:w="108" w:type="dxa"/>
              <w:bottom w:w="72" w:type="dxa"/>
              <w:right w:w="108" w:type="dxa"/>
            </w:tcMar>
          </w:tcPr>
          <w:p w14:paraId="11DD12B5" w14:textId="732C2EB8" w:rsidR="495D228A" w:rsidRDefault="495D228A" w:rsidP="495D228A">
            <w:pPr>
              <w:rPr>
                <w:rFonts w:asciiTheme="minorHAnsi" w:eastAsia="Times New Roman" w:hAnsiTheme="minorHAnsi"/>
                <w:color w:val="0070C0"/>
                <w:sz w:val="20"/>
                <w:szCs w:val="20"/>
              </w:rPr>
            </w:pPr>
          </w:p>
        </w:tc>
        <w:tc>
          <w:tcPr>
            <w:tcW w:w="1190" w:type="dxa"/>
            <w:tcBorders>
              <w:top w:val="single" w:sz="4" w:space="0" w:color="auto"/>
              <w:left w:val="nil"/>
              <w:bottom w:val="single" w:sz="8" w:space="0" w:color="auto"/>
              <w:right w:val="single" w:sz="8" w:space="0" w:color="auto"/>
            </w:tcBorders>
            <w:tcMar>
              <w:top w:w="72" w:type="dxa"/>
              <w:left w:w="108" w:type="dxa"/>
              <w:bottom w:w="72" w:type="dxa"/>
              <w:right w:w="108" w:type="dxa"/>
            </w:tcMar>
          </w:tcPr>
          <w:p w14:paraId="6B088073" w14:textId="6ADE7066" w:rsidR="495D228A" w:rsidRDefault="005168A3" w:rsidP="495D228A">
            <w:pPr>
              <w:jc w:val="center"/>
              <w:rPr>
                <w:rFonts w:asciiTheme="minorHAnsi" w:eastAsia="Times New Roman" w:hAnsiTheme="minorHAnsi"/>
                <w:color w:val="0070C0"/>
                <w:sz w:val="20"/>
                <w:szCs w:val="20"/>
              </w:rPr>
            </w:pPr>
            <w:r>
              <w:rPr>
                <w:rFonts w:asciiTheme="minorHAnsi" w:eastAsia="Times New Roman" w:hAnsiTheme="minorHAnsi"/>
                <w:color w:val="0070C0"/>
                <w:sz w:val="20"/>
                <w:szCs w:val="20"/>
              </w:rPr>
              <w:t>6/17/2025</w:t>
            </w:r>
          </w:p>
        </w:tc>
        <w:tc>
          <w:tcPr>
            <w:tcW w:w="2490" w:type="dxa"/>
            <w:tcBorders>
              <w:top w:val="single" w:sz="4" w:space="0" w:color="auto"/>
              <w:left w:val="nil"/>
              <w:bottom w:val="single" w:sz="8" w:space="0" w:color="auto"/>
              <w:right w:val="single" w:sz="12" w:space="0" w:color="auto"/>
            </w:tcBorders>
            <w:tcMar>
              <w:top w:w="72" w:type="dxa"/>
              <w:left w:w="108" w:type="dxa"/>
              <w:bottom w:w="72" w:type="dxa"/>
              <w:right w:w="108" w:type="dxa"/>
            </w:tcMar>
          </w:tcPr>
          <w:p w14:paraId="4EA8B38F" w14:textId="21EBD3CB" w:rsidR="495D228A" w:rsidRDefault="5C1EE9A8" w:rsidP="73CC9372">
            <w:pPr>
              <w:rPr>
                <w:rFonts w:asciiTheme="minorHAnsi" w:eastAsia="Times New Roman" w:hAnsiTheme="minorHAnsi"/>
                <w:color w:val="0070C0"/>
                <w:sz w:val="20"/>
                <w:szCs w:val="20"/>
              </w:rPr>
            </w:pPr>
            <w:r w:rsidRPr="73CC9372">
              <w:rPr>
                <w:rFonts w:asciiTheme="minorHAnsi" w:eastAsia="Times New Roman" w:hAnsiTheme="minorHAnsi"/>
                <w:color w:val="0070C0"/>
                <w:sz w:val="20"/>
                <w:szCs w:val="20"/>
              </w:rPr>
              <w:t>K. FOSMARK</w:t>
            </w:r>
          </w:p>
        </w:tc>
      </w:tr>
      <w:tr w:rsidR="4E695340" w14:paraId="21FAF6A5" w14:textId="77777777" w:rsidTr="37E4B0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gridAfter w:val="1"/>
          <w:wAfter w:w="277" w:type="dxa"/>
          <w:cantSplit/>
          <w:trHeight w:val="167"/>
        </w:trPr>
        <w:tc>
          <w:tcPr>
            <w:tcW w:w="603" w:type="dxa"/>
            <w:gridSpan w:val="2"/>
            <w:tcBorders>
              <w:top w:val="single" w:sz="4" w:space="0" w:color="auto"/>
              <w:left w:val="single" w:sz="12" w:space="0" w:color="auto"/>
              <w:bottom w:val="single" w:sz="8" w:space="0" w:color="auto"/>
              <w:right w:val="single" w:sz="8" w:space="0" w:color="auto"/>
            </w:tcBorders>
            <w:tcMar>
              <w:top w:w="72" w:type="dxa"/>
              <w:left w:w="108" w:type="dxa"/>
              <w:bottom w:w="72" w:type="dxa"/>
              <w:right w:w="108" w:type="dxa"/>
            </w:tcMar>
          </w:tcPr>
          <w:p w14:paraId="6CFED47C" w14:textId="0E98D649" w:rsidR="6840B863" w:rsidRDefault="001B2607" w:rsidP="4E695340">
            <w:pPr>
              <w:jc w:val="center"/>
              <w:rPr>
                <w:rFonts w:asciiTheme="minorHAnsi" w:eastAsia="Times New Roman" w:hAnsiTheme="minorHAnsi"/>
                <w:color w:val="0070C0"/>
                <w:sz w:val="20"/>
                <w:szCs w:val="20"/>
              </w:rPr>
            </w:pPr>
            <w:r>
              <w:rPr>
                <w:rFonts w:asciiTheme="minorHAnsi" w:eastAsia="Times New Roman" w:hAnsiTheme="minorHAnsi"/>
                <w:color w:val="0070C0"/>
                <w:sz w:val="20"/>
                <w:szCs w:val="20"/>
              </w:rPr>
              <w:t>0.6</w:t>
            </w:r>
          </w:p>
        </w:tc>
        <w:tc>
          <w:tcPr>
            <w:tcW w:w="5600" w:type="dxa"/>
            <w:tcBorders>
              <w:top w:val="single" w:sz="4" w:space="0" w:color="auto"/>
              <w:left w:val="nil"/>
              <w:bottom w:val="single" w:sz="8" w:space="0" w:color="auto"/>
              <w:right w:val="single" w:sz="8" w:space="0" w:color="auto"/>
            </w:tcBorders>
            <w:tcMar>
              <w:top w:w="72" w:type="dxa"/>
              <w:left w:w="108" w:type="dxa"/>
              <w:bottom w:w="72" w:type="dxa"/>
              <w:right w:w="108" w:type="dxa"/>
            </w:tcMar>
          </w:tcPr>
          <w:p w14:paraId="123FD825" w14:textId="0B483944" w:rsidR="6840B863" w:rsidRDefault="00E30078" w:rsidP="4E695340">
            <w:pPr>
              <w:rPr>
                <w:rFonts w:asciiTheme="minorHAnsi" w:eastAsia="Times New Roman" w:hAnsiTheme="minorHAnsi"/>
                <w:color w:val="0070C0"/>
                <w:sz w:val="20"/>
                <w:szCs w:val="20"/>
              </w:rPr>
            </w:pPr>
            <w:r>
              <w:rPr>
                <w:rFonts w:asciiTheme="minorHAnsi" w:eastAsia="Times New Roman" w:hAnsiTheme="minorHAnsi"/>
                <w:color w:val="0070C0"/>
                <w:sz w:val="20"/>
                <w:szCs w:val="20"/>
              </w:rPr>
              <w:t>FINAL QUARTUS REVIEW PRIOR TO REV 1 RELEASE</w:t>
            </w:r>
          </w:p>
        </w:tc>
        <w:tc>
          <w:tcPr>
            <w:tcW w:w="640" w:type="dxa"/>
            <w:tcBorders>
              <w:top w:val="single" w:sz="4" w:space="0" w:color="auto"/>
              <w:left w:val="nil"/>
              <w:bottom w:val="single" w:sz="8" w:space="0" w:color="auto"/>
              <w:right w:val="single" w:sz="8" w:space="0" w:color="auto"/>
            </w:tcBorders>
            <w:tcMar>
              <w:top w:w="72" w:type="dxa"/>
              <w:left w:w="108" w:type="dxa"/>
              <w:bottom w:w="72" w:type="dxa"/>
              <w:right w:w="108" w:type="dxa"/>
            </w:tcMar>
          </w:tcPr>
          <w:p w14:paraId="4612E1D4" w14:textId="3DB20A7B" w:rsidR="4E695340" w:rsidRDefault="4E695340" w:rsidP="4E695340">
            <w:pPr>
              <w:rPr>
                <w:rFonts w:asciiTheme="minorHAnsi" w:eastAsia="Times New Roman" w:hAnsiTheme="minorHAnsi"/>
                <w:color w:val="0070C0"/>
                <w:sz w:val="20"/>
                <w:szCs w:val="20"/>
              </w:rPr>
            </w:pPr>
          </w:p>
        </w:tc>
        <w:tc>
          <w:tcPr>
            <w:tcW w:w="1190" w:type="dxa"/>
            <w:tcBorders>
              <w:top w:val="single" w:sz="4" w:space="0" w:color="auto"/>
              <w:left w:val="nil"/>
              <w:bottom w:val="single" w:sz="8" w:space="0" w:color="auto"/>
              <w:right w:val="single" w:sz="8" w:space="0" w:color="auto"/>
            </w:tcBorders>
            <w:tcMar>
              <w:top w:w="72" w:type="dxa"/>
              <w:left w:w="108" w:type="dxa"/>
              <w:bottom w:w="72" w:type="dxa"/>
              <w:right w:w="108" w:type="dxa"/>
            </w:tcMar>
          </w:tcPr>
          <w:p w14:paraId="05A339A9" w14:textId="2A0BF8D7" w:rsidR="6840B863" w:rsidRDefault="00E30078" w:rsidP="37E4B049">
            <w:pPr>
              <w:jc w:val="center"/>
              <w:rPr>
                <w:rFonts w:asciiTheme="minorHAnsi" w:eastAsia="Times New Roman" w:hAnsiTheme="minorHAnsi"/>
                <w:color w:val="0070C0"/>
                <w:sz w:val="20"/>
                <w:szCs w:val="20"/>
              </w:rPr>
            </w:pPr>
            <w:r>
              <w:rPr>
                <w:rFonts w:asciiTheme="minorHAnsi" w:eastAsia="Times New Roman" w:hAnsiTheme="minorHAnsi"/>
                <w:color w:val="0070C0"/>
                <w:sz w:val="20"/>
                <w:szCs w:val="20"/>
              </w:rPr>
              <w:t>7/16/2025</w:t>
            </w:r>
          </w:p>
        </w:tc>
        <w:tc>
          <w:tcPr>
            <w:tcW w:w="2490" w:type="dxa"/>
            <w:tcBorders>
              <w:top w:val="single" w:sz="4" w:space="0" w:color="auto"/>
              <w:left w:val="nil"/>
              <w:bottom w:val="single" w:sz="8" w:space="0" w:color="auto"/>
              <w:right w:val="single" w:sz="12" w:space="0" w:color="auto"/>
            </w:tcBorders>
            <w:tcMar>
              <w:top w:w="72" w:type="dxa"/>
              <w:left w:w="108" w:type="dxa"/>
              <w:bottom w:w="72" w:type="dxa"/>
              <w:right w:w="108" w:type="dxa"/>
            </w:tcMar>
          </w:tcPr>
          <w:p w14:paraId="7FA8D4CF" w14:textId="70698152" w:rsidR="6840B863" w:rsidRDefault="00E30078" w:rsidP="37E4B049">
            <w:pPr>
              <w:rPr>
                <w:rFonts w:asciiTheme="minorHAnsi" w:eastAsia="Times New Roman" w:hAnsiTheme="minorHAnsi"/>
                <w:color w:val="0070C0"/>
                <w:sz w:val="20"/>
                <w:szCs w:val="20"/>
              </w:rPr>
            </w:pPr>
            <w:r>
              <w:rPr>
                <w:rFonts w:asciiTheme="minorHAnsi" w:eastAsia="Times New Roman" w:hAnsiTheme="minorHAnsi"/>
                <w:color w:val="0070C0"/>
                <w:sz w:val="20"/>
                <w:szCs w:val="20"/>
              </w:rPr>
              <w:t>D. GOEL</w:t>
            </w:r>
          </w:p>
        </w:tc>
      </w:tr>
    </w:tbl>
    <w:p w14:paraId="23629712" w14:textId="6C2A8AF6" w:rsidR="00851900" w:rsidRDefault="4AB8A424" w:rsidP="00A056E8">
      <w:pPr>
        <w:spacing w:after="0"/>
      </w:pPr>
      <w:commentRangeStart w:id="0"/>
      <w:r>
        <w:rPr>
          <w:noProof/>
        </w:rPr>
        <w:drawing>
          <wp:inline distT="0" distB="0" distL="0" distR="0" wp14:anchorId="01933815" wp14:editId="2971C27C">
            <wp:extent cx="6675120" cy="627575"/>
            <wp:effectExtent l="0" t="0" r="0" b="0"/>
            <wp:docPr id="1898126467" name="Picture 189812646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1264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75120" cy="627575"/>
                    </a:xfrm>
                    <a:prstGeom prst="rect">
                      <a:avLst/>
                    </a:prstGeom>
                  </pic:spPr>
                </pic:pic>
              </a:graphicData>
            </a:graphic>
          </wp:inline>
        </w:drawing>
      </w:r>
      <w:commentRangeEnd w:id="0"/>
      <w:r w:rsidR="009467F3">
        <w:rPr>
          <w:rStyle w:val="CommentReference"/>
        </w:rPr>
        <w:commentReference w:id="0"/>
      </w:r>
    </w:p>
    <w:p w14:paraId="3F1673E7" w14:textId="3D7C0B1E" w:rsidR="000A72AA" w:rsidRDefault="000A72AA" w:rsidP="000A72AA">
      <w:r>
        <w:br w:type="page"/>
      </w:r>
    </w:p>
    <w:sdt>
      <w:sdtPr>
        <w:rPr>
          <w:rFonts w:ascii="Aptos" w:eastAsiaTheme="minorEastAsia" w:hAnsi="Aptos" w:cstheme="minorBidi"/>
          <w:b w:val="0"/>
          <w:sz w:val="22"/>
          <w:szCs w:val="22"/>
        </w:rPr>
        <w:id w:val="65489903"/>
        <w:docPartObj>
          <w:docPartGallery w:val="Table of Contents"/>
          <w:docPartUnique/>
        </w:docPartObj>
      </w:sdtPr>
      <w:sdtContent>
        <w:p w14:paraId="14AEC68C" w14:textId="52ACFE5B" w:rsidR="00B27FD4" w:rsidRDefault="000A72AA">
          <w:pPr>
            <w:pStyle w:val="TOCHeading"/>
            <w:pBdr>
              <w:bottom w:val="single" w:sz="6" w:space="1" w:color="auto"/>
            </w:pBdr>
          </w:pPr>
          <w:r>
            <w:t>TABLE OF CONTENTS</w:t>
          </w:r>
        </w:p>
        <w:p w14:paraId="3EDF47EF" w14:textId="6370ED6A" w:rsidR="00ED2A8E" w:rsidRDefault="005168A3">
          <w:pPr>
            <w:pStyle w:val="TOC1"/>
            <w:rPr>
              <w:rFonts w:asciiTheme="minorHAnsi" w:eastAsiaTheme="minorEastAsia" w:hAnsiTheme="minorHAnsi"/>
              <w:b w:val="0"/>
              <w:bCs w:val="0"/>
              <w:kern w:val="2"/>
              <w:sz w:val="24"/>
              <w:szCs w:val="24"/>
              <w14:ligatures w14:val="standardContextual"/>
            </w:rPr>
          </w:pPr>
          <w:r>
            <w:fldChar w:fldCharType="begin"/>
          </w:r>
          <w:r w:rsidR="00343142">
            <w:instrText>TOC \o "1-3" \z \u \h</w:instrText>
          </w:r>
          <w:r>
            <w:fldChar w:fldCharType="separate"/>
          </w:r>
          <w:hyperlink w:anchor="_Toc201160766" w:history="1">
            <w:r w:rsidR="00ED2A8E" w:rsidRPr="00585A27">
              <w:rPr>
                <w:rStyle w:val="Hyperlink"/>
                <w:rFonts w:ascii="Aptos ExtraBold" w:eastAsiaTheme="majorEastAsia" w:hAnsi="Aptos ExtraBold" w:cstheme="majorBidi"/>
              </w:rPr>
              <w:t>1.0</w:t>
            </w:r>
            <w:r w:rsidR="00ED2A8E">
              <w:rPr>
                <w:rFonts w:asciiTheme="minorHAnsi" w:eastAsiaTheme="minorEastAsia" w:hAnsiTheme="minorHAnsi"/>
                <w:b w:val="0"/>
                <w:bCs w:val="0"/>
                <w:kern w:val="2"/>
                <w:sz w:val="24"/>
                <w:szCs w:val="24"/>
                <w14:ligatures w14:val="standardContextual"/>
              </w:rPr>
              <w:tab/>
            </w:r>
            <w:r w:rsidR="00ED2A8E" w:rsidRPr="00585A27">
              <w:rPr>
                <w:rStyle w:val="Hyperlink"/>
                <w:rFonts w:ascii="Aptos ExtraBold" w:eastAsiaTheme="majorEastAsia" w:hAnsi="Aptos ExtraBold" w:cstheme="majorBidi"/>
              </w:rPr>
              <w:t>INTRODUCTION</w:t>
            </w:r>
            <w:r w:rsidR="00ED2A8E">
              <w:rPr>
                <w:webHidden/>
              </w:rPr>
              <w:tab/>
            </w:r>
            <w:r w:rsidR="00ED2A8E">
              <w:rPr>
                <w:webHidden/>
              </w:rPr>
              <w:fldChar w:fldCharType="begin"/>
            </w:r>
            <w:r w:rsidR="00ED2A8E">
              <w:rPr>
                <w:webHidden/>
              </w:rPr>
              <w:instrText xml:space="preserve"> PAGEREF _Toc201160766 \h </w:instrText>
            </w:r>
            <w:r w:rsidR="00ED2A8E">
              <w:rPr>
                <w:webHidden/>
              </w:rPr>
            </w:r>
            <w:r w:rsidR="00ED2A8E">
              <w:rPr>
                <w:webHidden/>
              </w:rPr>
              <w:fldChar w:fldCharType="separate"/>
            </w:r>
            <w:r w:rsidR="00ED2A8E">
              <w:rPr>
                <w:webHidden/>
              </w:rPr>
              <w:t>5</w:t>
            </w:r>
            <w:r w:rsidR="00ED2A8E">
              <w:rPr>
                <w:webHidden/>
              </w:rPr>
              <w:fldChar w:fldCharType="end"/>
            </w:r>
          </w:hyperlink>
        </w:p>
        <w:p w14:paraId="16D7742B" w14:textId="02797671" w:rsidR="00ED2A8E" w:rsidRDefault="00ED2A8E">
          <w:pPr>
            <w:pStyle w:val="TOC2"/>
            <w:tabs>
              <w:tab w:val="left" w:pos="960"/>
              <w:tab w:val="right" w:leader="dot" w:pos="10502"/>
            </w:tabs>
            <w:rPr>
              <w:rFonts w:asciiTheme="minorHAnsi" w:eastAsiaTheme="minorEastAsia" w:hAnsiTheme="minorHAnsi"/>
              <w:noProof/>
              <w:kern w:val="2"/>
              <w:sz w:val="24"/>
              <w:szCs w:val="24"/>
              <w14:ligatures w14:val="standardContextual"/>
            </w:rPr>
          </w:pPr>
          <w:hyperlink w:anchor="_Toc201160767" w:history="1">
            <w:r w:rsidRPr="00585A27">
              <w:rPr>
                <w:rStyle w:val="Hyperlink"/>
                <w:rFonts w:ascii="Aptos ExtraBold" w:eastAsiaTheme="majorEastAsia" w:hAnsi="Aptos ExtraBold" w:cstheme="majorBidi"/>
                <w:b/>
                <w:noProof/>
              </w:rPr>
              <w:t>1.1.</w:t>
            </w:r>
            <w:r>
              <w:rPr>
                <w:rFonts w:asciiTheme="minorHAnsi" w:eastAsiaTheme="minorEastAsia" w:hAnsiTheme="minorHAnsi"/>
                <w:noProof/>
                <w:kern w:val="2"/>
                <w:sz w:val="24"/>
                <w:szCs w:val="24"/>
                <w14:ligatures w14:val="standardContextual"/>
              </w:rPr>
              <w:tab/>
            </w:r>
            <w:r w:rsidRPr="00585A27">
              <w:rPr>
                <w:rStyle w:val="Hyperlink"/>
                <w:rFonts w:ascii="Aptos ExtraBold" w:eastAsiaTheme="majorEastAsia" w:hAnsi="Aptos ExtraBold" w:cstheme="majorBidi"/>
                <w:noProof/>
              </w:rPr>
              <w:t>PURPOSE</w:t>
            </w:r>
            <w:r>
              <w:rPr>
                <w:noProof/>
                <w:webHidden/>
              </w:rPr>
              <w:tab/>
            </w:r>
            <w:r>
              <w:rPr>
                <w:noProof/>
                <w:webHidden/>
              </w:rPr>
              <w:fldChar w:fldCharType="begin"/>
            </w:r>
            <w:r>
              <w:rPr>
                <w:noProof/>
                <w:webHidden/>
              </w:rPr>
              <w:instrText xml:space="preserve"> PAGEREF _Toc201160767 \h </w:instrText>
            </w:r>
            <w:r>
              <w:rPr>
                <w:noProof/>
                <w:webHidden/>
              </w:rPr>
            </w:r>
            <w:r>
              <w:rPr>
                <w:noProof/>
                <w:webHidden/>
              </w:rPr>
              <w:fldChar w:fldCharType="separate"/>
            </w:r>
            <w:r>
              <w:rPr>
                <w:noProof/>
                <w:webHidden/>
              </w:rPr>
              <w:t>5</w:t>
            </w:r>
            <w:r>
              <w:rPr>
                <w:noProof/>
                <w:webHidden/>
              </w:rPr>
              <w:fldChar w:fldCharType="end"/>
            </w:r>
          </w:hyperlink>
        </w:p>
        <w:p w14:paraId="62904F04" w14:textId="025B4D7F" w:rsidR="00ED2A8E" w:rsidRDefault="00ED2A8E">
          <w:pPr>
            <w:pStyle w:val="TOC2"/>
            <w:tabs>
              <w:tab w:val="left" w:pos="960"/>
              <w:tab w:val="right" w:leader="dot" w:pos="10502"/>
            </w:tabs>
            <w:rPr>
              <w:rFonts w:asciiTheme="minorHAnsi" w:eastAsiaTheme="minorEastAsia" w:hAnsiTheme="minorHAnsi"/>
              <w:noProof/>
              <w:kern w:val="2"/>
              <w:sz w:val="24"/>
              <w:szCs w:val="24"/>
              <w14:ligatures w14:val="standardContextual"/>
            </w:rPr>
          </w:pPr>
          <w:hyperlink w:anchor="_Toc201160768" w:history="1">
            <w:r w:rsidRPr="00585A27">
              <w:rPr>
                <w:rStyle w:val="Hyperlink"/>
                <w:rFonts w:ascii="Aptos ExtraBold" w:eastAsiaTheme="majorEastAsia" w:hAnsi="Aptos ExtraBold" w:cstheme="majorBidi"/>
                <w:b/>
                <w:noProof/>
              </w:rPr>
              <w:t>1.2.</w:t>
            </w:r>
            <w:r>
              <w:rPr>
                <w:rFonts w:asciiTheme="minorHAnsi" w:eastAsiaTheme="minorEastAsia" w:hAnsiTheme="minorHAnsi"/>
                <w:noProof/>
                <w:kern w:val="2"/>
                <w:sz w:val="24"/>
                <w:szCs w:val="24"/>
                <w14:ligatures w14:val="standardContextual"/>
              </w:rPr>
              <w:tab/>
            </w:r>
            <w:r w:rsidRPr="00585A27">
              <w:rPr>
                <w:rStyle w:val="Hyperlink"/>
                <w:rFonts w:ascii="Aptos ExtraBold" w:eastAsiaTheme="majorEastAsia" w:hAnsi="Aptos ExtraBold" w:cstheme="majorBidi"/>
                <w:noProof/>
              </w:rPr>
              <w:t>SCOPE</w:t>
            </w:r>
            <w:r>
              <w:rPr>
                <w:noProof/>
                <w:webHidden/>
              </w:rPr>
              <w:tab/>
            </w:r>
            <w:r>
              <w:rPr>
                <w:noProof/>
                <w:webHidden/>
              </w:rPr>
              <w:fldChar w:fldCharType="begin"/>
            </w:r>
            <w:r>
              <w:rPr>
                <w:noProof/>
                <w:webHidden/>
              </w:rPr>
              <w:instrText xml:space="preserve"> PAGEREF _Toc201160768 \h </w:instrText>
            </w:r>
            <w:r>
              <w:rPr>
                <w:noProof/>
                <w:webHidden/>
              </w:rPr>
            </w:r>
            <w:r>
              <w:rPr>
                <w:noProof/>
                <w:webHidden/>
              </w:rPr>
              <w:fldChar w:fldCharType="separate"/>
            </w:r>
            <w:r>
              <w:rPr>
                <w:noProof/>
                <w:webHidden/>
              </w:rPr>
              <w:t>5</w:t>
            </w:r>
            <w:r>
              <w:rPr>
                <w:noProof/>
                <w:webHidden/>
              </w:rPr>
              <w:fldChar w:fldCharType="end"/>
            </w:r>
          </w:hyperlink>
        </w:p>
        <w:p w14:paraId="55342B89" w14:textId="614B7156" w:rsidR="00ED2A8E" w:rsidRDefault="00ED2A8E">
          <w:pPr>
            <w:pStyle w:val="TOC2"/>
            <w:tabs>
              <w:tab w:val="left" w:pos="960"/>
              <w:tab w:val="right" w:leader="dot" w:pos="10502"/>
            </w:tabs>
            <w:rPr>
              <w:rFonts w:asciiTheme="minorHAnsi" w:eastAsiaTheme="minorEastAsia" w:hAnsiTheme="minorHAnsi"/>
              <w:noProof/>
              <w:kern w:val="2"/>
              <w:sz w:val="24"/>
              <w:szCs w:val="24"/>
              <w14:ligatures w14:val="standardContextual"/>
            </w:rPr>
          </w:pPr>
          <w:hyperlink w:anchor="_Toc201160769" w:history="1">
            <w:r w:rsidRPr="00585A27">
              <w:rPr>
                <w:rStyle w:val="Hyperlink"/>
                <w:rFonts w:ascii="Aptos ExtraBold" w:eastAsiaTheme="majorEastAsia" w:hAnsi="Aptos ExtraBold" w:cstheme="majorBidi"/>
                <w:b/>
                <w:noProof/>
              </w:rPr>
              <w:t>1.3.</w:t>
            </w:r>
            <w:r>
              <w:rPr>
                <w:rFonts w:asciiTheme="minorHAnsi" w:eastAsiaTheme="minorEastAsia" w:hAnsiTheme="minorHAnsi"/>
                <w:noProof/>
                <w:kern w:val="2"/>
                <w:sz w:val="24"/>
                <w:szCs w:val="24"/>
                <w14:ligatures w14:val="standardContextual"/>
              </w:rPr>
              <w:tab/>
            </w:r>
            <w:r w:rsidRPr="00585A27">
              <w:rPr>
                <w:rStyle w:val="Hyperlink"/>
                <w:rFonts w:ascii="Aptos ExtraBold" w:eastAsiaTheme="majorEastAsia" w:hAnsi="Aptos ExtraBold" w:cstheme="majorBidi"/>
                <w:noProof/>
              </w:rPr>
              <w:t>USAGE</w:t>
            </w:r>
            <w:r>
              <w:rPr>
                <w:noProof/>
                <w:webHidden/>
              </w:rPr>
              <w:tab/>
            </w:r>
            <w:r>
              <w:rPr>
                <w:noProof/>
                <w:webHidden/>
              </w:rPr>
              <w:fldChar w:fldCharType="begin"/>
            </w:r>
            <w:r>
              <w:rPr>
                <w:noProof/>
                <w:webHidden/>
              </w:rPr>
              <w:instrText xml:space="preserve"> PAGEREF _Toc201160769 \h </w:instrText>
            </w:r>
            <w:r>
              <w:rPr>
                <w:noProof/>
                <w:webHidden/>
              </w:rPr>
            </w:r>
            <w:r>
              <w:rPr>
                <w:noProof/>
                <w:webHidden/>
              </w:rPr>
              <w:fldChar w:fldCharType="separate"/>
            </w:r>
            <w:r>
              <w:rPr>
                <w:noProof/>
                <w:webHidden/>
              </w:rPr>
              <w:t>5</w:t>
            </w:r>
            <w:r>
              <w:rPr>
                <w:noProof/>
                <w:webHidden/>
              </w:rPr>
              <w:fldChar w:fldCharType="end"/>
            </w:r>
          </w:hyperlink>
        </w:p>
        <w:p w14:paraId="4D7713DD" w14:textId="2ACC451B" w:rsidR="00ED2A8E" w:rsidRDefault="00ED2A8E">
          <w:pPr>
            <w:pStyle w:val="TOC2"/>
            <w:tabs>
              <w:tab w:val="left" w:pos="960"/>
              <w:tab w:val="right" w:leader="dot" w:pos="10502"/>
            </w:tabs>
            <w:rPr>
              <w:rFonts w:asciiTheme="minorHAnsi" w:eastAsiaTheme="minorEastAsia" w:hAnsiTheme="minorHAnsi"/>
              <w:noProof/>
              <w:kern w:val="2"/>
              <w:sz w:val="24"/>
              <w:szCs w:val="24"/>
              <w14:ligatures w14:val="standardContextual"/>
            </w:rPr>
          </w:pPr>
          <w:hyperlink w:anchor="_Toc201160770" w:history="1">
            <w:r w:rsidRPr="00585A27">
              <w:rPr>
                <w:rStyle w:val="Hyperlink"/>
                <w:rFonts w:ascii="Aptos ExtraBold" w:eastAsiaTheme="majorEastAsia" w:hAnsi="Aptos ExtraBold" w:cstheme="majorBidi"/>
                <w:b/>
                <w:noProof/>
              </w:rPr>
              <w:t>1.4.</w:t>
            </w:r>
            <w:r>
              <w:rPr>
                <w:rFonts w:asciiTheme="minorHAnsi" w:eastAsiaTheme="minorEastAsia" w:hAnsiTheme="minorHAnsi"/>
                <w:noProof/>
                <w:kern w:val="2"/>
                <w:sz w:val="24"/>
                <w:szCs w:val="24"/>
                <w14:ligatures w14:val="standardContextual"/>
              </w:rPr>
              <w:tab/>
            </w:r>
            <w:r w:rsidRPr="00585A27">
              <w:rPr>
                <w:rStyle w:val="Hyperlink"/>
                <w:rFonts w:ascii="Aptos ExtraBold" w:eastAsiaTheme="majorEastAsia" w:hAnsi="Aptos ExtraBold" w:cstheme="majorBidi"/>
                <w:noProof/>
              </w:rPr>
              <w:t>CONTROL AUTHORITY</w:t>
            </w:r>
            <w:r>
              <w:rPr>
                <w:noProof/>
                <w:webHidden/>
              </w:rPr>
              <w:tab/>
            </w:r>
            <w:r>
              <w:rPr>
                <w:noProof/>
                <w:webHidden/>
              </w:rPr>
              <w:fldChar w:fldCharType="begin"/>
            </w:r>
            <w:r>
              <w:rPr>
                <w:noProof/>
                <w:webHidden/>
              </w:rPr>
              <w:instrText xml:space="preserve"> PAGEREF _Toc201160770 \h </w:instrText>
            </w:r>
            <w:r>
              <w:rPr>
                <w:noProof/>
                <w:webHidden/>
              </w:rPr>
            </w:r>
            <w:r>
              <w:rPr>
                <w:noProof/>
                <w:webHidden/>
              </w:rPr>
              <w:fldChar w:fldCharType="separate"/>
            </w:r>
            <w:r>
              <w:rPr>
                <w:noProof/>
                <w:webHidden/>
              </w:rPr>
              <w:t>5</w:t>
            </w:r>
            <w:r>
              <w:rPr>
                <w:noProof/>
                <w:webHidden/>
              </w:rPr>
              <w:fldChar w:fldCharType="end"/>
            </w:r>
          </w:hyperlink>
        </w:p>
        <w:p w14:paraId="6C41F11B" w14:textId="51DD068D" w:rsidR="00ED2A8E" w:rsidRDefault="00ED2A8E">
          <w:pPr>
            <w:pStyle w:val="TOC2"/>
            <w:tabs>
              <w:tab w:val="left" w:pos="960"/>
              <w:tab w:val="right" w:leader="dot" w:pos="10502"/>
            </w:tabs>
            <w:rPr>
              <w:rFonts w:asciiTheme="minorHAnsi" w:eastAsiaTheme="minorEastAsia" w:hAnsiTheme="minorHAnsi"/>
              <w:noProof/>
              <w:kern w:val="2"/>
              <w:sz w:val="24"/>
              <w:szCs w:val="24"/>
              <w14:ligatures w14:val="standardContextual"/>
            </w:rPr>
          </w:pPr>
          <w:hyperlink w:anchor="_Toc201160771" w:history="1">
            <w:r w:rsidRPr="00585A27">
              <w:rPr>
                <w:rStyle w:val="Hyperlink"/>
                <w:rFonts w:ascii="Aptos ExtraBold" w:eastAsiaTheme="majorEastAsia" w:hAnsi="Aptos ExtraBold" w:cstheme="majorBidi"/>
                <w:b/>
                <w:noProof/>
              </w:rPr>
              <w:t>1.5.</w:t>
            </w:r>
            <w:r>
              <w:rPr>
                <w:rFonts w:asciiTheme="minorHAnsi" w:eastAsiaTheme="minorEastAsia" w:hAnsiTheme="minorHAnsi"/>
                <w:noProof/>
                <w:kern w:val="2"/>
                <w:sz w:val="24"/>
                <w:szCs w:val="24"/>
                <w14:ligatures w14:val="standardContextual"/>
              </w:rPr>
              <w:tab/>
            </w:r>
            <w:r w:rsidRPr="00585A27">
              <w:rPr>
                <w:rStyle w:val="Hyperlink"/>
                <w:rFonts w:ascii="Aptos ExtraBold" w:eastAsia="Aptos" w:hAnsi="Aptos ExtraBold"/>
                <w:noProof/>
              </w:rPr>
              <w:t>STANDARDS AND SPECIFICATIONS</w:t>
            </w:r>
            <w:r>
              <w:rPr>
                <w:noProof/>
                <w:webHidden/>
              </w:rPr>
              <w:tab/>
            </w:r>
            <w:r>
              <w:rPr>
                <w:noProof/>
                <w:webHidden/>
              </w:rPr>
              <w:fldChar w:fldCharType="begin"/>
            </w:r>
            <w:r>
              <w:rPr>
                <w:noProof/>
                <w:webHidden/>
              </w:rPr>
              <w:instrText xml:space="preserve"> PAGEREF _Toc201160771 \h </w:instrText>
            </w:r>
            <w:r>
              <w:rPr>
                <w:noProof/>
                <w:webHidden/>
              </w:rPr>
            </w:r>
            <w:r>
              <w:rPr>
                <w:noProof/>
                <w:webHidden/>
              </w:rPr>
              <w:fldChar w:fldCharType="separate"/>
            </w:r>
            <w:r>
              <w:rPr>
                <w:noProof/>
                <w:webHidden/>
              </w:rPr>
              <w:t>5</w:t>
            </w:r>
            <w:r>
              <w:rPr>
                <w:noProof/>
                <w:webHidden/>
              </w:rPr>
              <w:fldChar w:fldCharType="end"/>
            </w:r>
          </w:hyperlink>
        </w:p>
        <w:p w14:paraId="38CB8142" w14:textId="71788746" w:rsidR="00ED2A8E" w:rsidRDefault="00ED2A8E">
          <w:pPr>
            <w:pStyle w:val="TOC1"/>
            <w:rPr>
              <w:rFonts w:asciiTheme="minorHAnsi" w:eastAsiaTheme="minorEastAsia" w:hAnsiTheme="minorHAnsi"/>
              <w:b w:val="0"/>
              <w:bCs w:val="0"/>
              <w:kern w:val="2"/>
              <w:sz w:val="24"/>
              <w:szCs w:val="24"/>
              <w14:ligatures w14:val="standardContextual"/>
            </w:rPr>
          </w:pPr>
          <w:hyperlink w:anchor="_Toc201160772" w:history="1">
            <w:r w:rsidRPr="00585A27">
              <w:rPr>
                <w:rStyle w:val="Hyperlink"/>
                <w:rFonts w:ascii="Aptos ExtraBold" w:eastAsiaTheme="majorEastAsia" w:hAnsi="Aptos ExtraBold" w:cstheme="majorBidi"/>
              </w:rPr>
              <w:t>2.0</w:t>
            </w:r>
            <w:r>
              <w:rPr>
                <w:rFonts w:asciiTheme="minorHAnsi" w:eastAsiaTheme="minorEastAsia" w:hAnsiTheme="minorHAnsi"/>
                <w:b w:val="0"/>
                <w:bCs w:val="0"/>
                <w:kern w:val="2"/>
                <w:sz w:val="24"/>
                <w:szCs w:val="24"/>
                <w14:ligatures w14:val="standardContextual"/>
              </w:rPr>
              <w:tab/>
            </w:r>
            <w:r w:rsidRPr="00585A27">
              <w:rPr>
                <w:rStyle w:val="Hyperlink"/>
                <w:rFonts w:ascii="Aptos ExtraBold" w:eastAsiaTheme="majorEastAsia" w:hAnsi="Aptos ExtraBold" w:cstheme="majorBidi"/>
              </w:rPr>
              <w:t>APPLICABLE DOCUMENTS</w:t>
            </w:r>
            <w:r>
              <w:rPr>
                <w:webHidden/>
              </w:rPr>
              <w:tab/>
            </w:r>
            <w:r>
              <w:rPr>
                <w:webHidden/>
              </w:rPr>
              <w:fldChar w:fldCharType="begin"/>
            </w:r>
            <w:r>
              <w:rPr>
                <w:webHidden/>
              </w:rPr>
              <w:instrText xml:space="preserve"> PAGEREF _Toc201160772 \h </w:instrText>
            </w:r>
            <w:r>
              <w:rPr>
                <w:webHidden/>
              </w:rPr>
            </w:r>
            <w:r>
              <w:rPr>
                <w:webHidden/>
              </w:rPr>
              <w:fldChar w:fldCharType="separate"/>
            </w:r>
            <w:r>
              <w:rPr>
                <w:webHidden/>
              </w:rPr>
              <w:t>5</w:t>
            </w:r>
            <w:r>
              <w:rPr>
                <w:webHidden/>
              </w:rPr>
              <w:fldChar w:fldCharType="end"/>
            </w:r>
          </w:hyperlink>
        </w:p>
        <w:p w14:paraId="722AA2E8" w14:textId="37EAEA3E" w:rsidR="00ED2A8E" w:rsidRDefault="00ED2A8E">
          <w:pPr>
            <w:pStyle w:val="TOC2"/>
            <w:tabs>
              <w:tab w:val="left" w:pos="960"/>
              <w:tab w:val="right" w:leader="dot" w:pos="10502"/>
            </w:tabs>
            <w:rPr>
              <w:rFonts w:asciiTheme="minorHAnsi" w:eastAsiaTheme="minorEastAsia" w:hAnsiTheme="minorHAnsi"/>
              <w:noProof/>
              <w:kern w:val="2"/>
              <w:sz w:val="24"/>
              <w:szCs w:val="24"/>
              <w14:ligatures w14:val="standardContextual"/>
            </w:rPr>
          </w:pPr>
          <w:hyperlink w:anchor="_Toc201160773" w:history="1">
            <w:r w:rsidRPr="00585A27">
              <w:rPr>
                <w:rStyle w:val="Hyperlink"/>
                <w:rFonts w:ascii="Aptos ExtraBold" w:eastAsiaTheme="majorEastAsia" w:hAnsi="Aptos ExtraBold" w:cstheme="majorBidi"/>
                <w:b/>
                <w:noProof/>
              </w:rPr>
              <w:t>2.1.</w:t>
            </w:r>
            <w:r>
              <w:rPr>
                <w:rFonts w:asciiTheme="minorHAnsi" w:eastAsiaTheme="minorEastAsia" w:hAnsiTheme="minorHAnsi"/>
                <w:noProof/>
                <w:kern w:val="2"/>
                <w:sz w:val="24"/>
                <w:szCs w:val="24"/>
                <w14:ligatures w14:val="standardContextual"/>
              </w:rPr>
              <w:tab/>
            </w:r>
            <w:r w:rsidRPr="00585A27">
              <w:rPr>
                <w:rStyle w:val="Hyperlink"/>
                <w:rFonts w:ascii="Aptos ExtraBold" w:eastAsiaTheme="majorEastAsia" w:hAnsi="Aptos ExtraBold" w:cstheme="majorBidi"/>
                <w:noProof/>
              </w:rPr>
              <w:t>INTERNAL DOCUMENTATION</w:t>
            </w:r>
            <w:r>
              <w:rPr>
                <w:noProof/>
                <w:webHidden/>
              </w:rPr>
              <w:tab/>
            </w:r>
            <w:r>
              <w:rPr>
                <w:noProof/>
                <w:webHidden/>
              </w:rPr>
              <w:fldChar w:fldCharType="begin"/>
            </w:r>
            <w:r>
              <w:rPr>
                <w:noProof/>
                <w:webHidden/>
              </w:rPr>
              <w:instrText xml:space="preserve"> PAGEREF _Toc201160773 \h </w:instrText>
            </w:r>
            <w:r>
              <w:rPr>
                <w:noProof/>
                <w:webHidden/>
              </w:rPr>
            </w:r>
            <w:r>
              <w:rPr>
                <w:noProof/>
                <w:webHidden/>
              </w:rPr>
              <w:fldChar w:fldCharType="separate"/>
            </w:r>
            <w:r>
              <w:rPr>
                <w:noProof/>
                <w:webHidden/>
              </w:rPr>
              <w:t>5</w:t>
            </w:r>
            <w:r>
              <w:rPr>
                <w:noProof/>
                <w:webHidden/>
              </w:rPr>
              <w:fldChar w:fldCharType="end"/>
            </w:r>
          </w:hyperlink>
        </w:p>
        <w:p w14:paraId="68B887A1" w14:textId="264FFF5E" w:rsidR="00ED2A8E" w:rsidRDefault="00ED2A8E">
          <w:pPr>
            <w:pStyle w:val="TOC2"/>
            <w:tabs>
              <w:tab w:val="left" w:pos="960"/>
              <w:tab w:val="right" w:leader="dot" w:pos="10502"/>
            </w:tabs>
            <w:rPr>
              <w:rFonts w:asciiTheme="minorHAnsi" w:eastAsiaTheme="minorEastAsia" w:hAnsiTheme="minorHAnsi"/>
              <w:noProof/>
              <w:kern w:val="2"/>
              <w:sz w:val="24"/>
              <w:szCs w:val="24"/>
              <w14:ligatures w14:val="standardContextual"/>
            </w:rPr>
          </w:pPr>
          <w:hyperlink w:anchor="_Toc201160774" w:history="1">
            <w:r w:rsidRPr="00585A27">
              <w:rPr>
                <w:rStyle w:val="Hyperlink"/>
                <w:rFonts w:ascii="Aptos ExtraBold" w:eastAsiaTheme="majorEastAsia" w:hAnsi="Aptos ExtraBold" w:cstheme="majorBidi"/>
                <w:b/>
                <w:noProof/>
              </w:rPr>
              <w:t>2.2.</w:t>
            </w:r>
            <w:r>
              <w:rPr>
                <w:rFonts w:asciiTheme="minorHAnsi" w:eastAsiaTheme="minorEastAsia" w:hAnsiTheme="minorHAnsi"/>
                <w:noProof/>
                <w:kern w:val="2"/>
                <w:sz w:val="24"/>
                <w:szCs w:val="24"/>
                <w14:ligatures w14:val="standardContextual"/>
              </w:rPr>
              <w:tab/>
            </w:r>
            <w:r w:rsidRPr="00585A27">
              <w:rPr>
                <w:rStyle w:val="Hyperlink"/>
                <w:rFonts w:ascii="Aptos ExtraBold" w:eastAsia="Aptos ExtraBold" w:hAnsi="Aptos ExtraBold" w:cs="Aptos ExtraBold"/>
                <w:noProof/>
              </w:rPr>
              <w:t>EXTERNAL DOCUMENTATION</w:t>
            </w:r>
            <w:r>
              <w:rPr>
                <w:noProof/>
                <w:webHidden/>
              </w:rPr>
              <w:tab/>
            </w:r>
            <w:r>
              <w:rPr>
                <w:noProof/>
                <w:webHidden/>
              </w:rPr>
              <w:fldChar w:fldCharType="begin"/>
            </w:r>
            <w:r>
              <w:rPr>
                <w:noProof/>
                <w:webHidden/>
              </w:rPr>
              <w:instrText xml:space="preserve"> PAGEREF _Toc201160774 \h </w:instrText>
            </w:r>
            <w:r>
              <w:rPr>
                <w:noProof/>
                <w:webHidden/>
              </w:rPr>
            </w:r>
            <w:r>
              <w:rPr>
                <w:noProof/>
                <w:webHidden/>
              </w:rPr>
              <w:fldChar w:fldCharType="separate"/>
            </w:r>
            <w:r>
              <w:rPr>
                <w:noProof/>
                <w:webHidden/>
              </w:rPr>
              <w:t>6</w:t>
            </w:r>
            <w:r>
              <w:rPr>
                <w:noProof/>
                <w:webHidden/>
              </w:rPr>
              <w:fldChar w:fldCharType="end"/>
            </w:r>
          </w:hyperlink>
        </w:p>
        <w:p w14:paraId="0A381451" w14:textId="53F01A7A" w:rsidR="00ED2A8E" w:rsidRDefault="00ED2A8E">
          <w:pPr>
            <w:pStyle w:val="TOC1"/>
            <w:rPr>
              <w:rFonts w:asciiTheme="minorHAnsi" w:eastAsiaTheme="minorEastAsia" w:hAnsiTheme="minorHAnsi"/>
              <w:b w:val="0"/>
              <w:bCs w:val="0"/>
              <w:kern w:val="2"/>
              <w:sz w:val="24"/>
              <w:szCs w:val="24"/>
              <w14:ligatures w14:val="standardContextual"/>
            </w:rPr>
          </w:pPr>
          <w:hyperlink w:anchor="_Toc201160775" w:history="1">
            <w:r w:rsidRPr="00585A27">
              <w:rPr>
                <w:rStyle w:val="Hyperlink"/>
                <w:rFonts w:ascii="Aptos ExtraBold" w:eastAsiaTheme="majorEastAsia" w:hAnsi="Aptos ExtraBold" w:cstheme="majorBidi"/>
              </w:rPr>
              <w:t>3.0</w:t>
            </w:r>
            <w:r>
              <w:rPr>
                <w:rFonts w:asciiTheme="minorHAnsi" w:eastAsiaTheme="minorEastAsia" w:hAnsiTheme="minorHAnsi"/>
                <w:b w:val="0"/>
                <w:bCs w:val="0"/>
                <w:kern w:val="2"/>
                <w:sz w:val="24"/>
                <w:szCs w:val="24"/>
                <w14:ligatures w14:val="standardContextual"/>
              </w:rPr>
              <w:tab/>
            </w:r>
            <w:r w:rsidRPr="00585A27">
              <w:rPr>
                <w:rStyle w:val="Hyperlink"/>
                <w:rFonts w:ascii="Aptos ExtraBold" w:eastAsiaTheme="majorEastAsia" w:hAnsi="Aptos ExtraBold" w:cstheme="majorBidi"/>
              </w:rPr>
              <w:t>FARSIGHT SYSTEM OVERVIEW</w:t>
            </w:r>
            <w:r>
              <w:rPr>
                <w:webHidden/>
              </w:rPr>
              <w:tab/>
            </w:r>
            <w:r>
              <w:rPr>
                <w:webHidden/>
              </w:rPr>
              <w:fldChar w:fldCharType="begin"/>
            </w:r>
            <w:r>
              <w:rPr>
                <w:webHidden/>
              </w:rPr>
              <w:instrText xml:space="preserve"> PAGEREF _Toc201160775 \h </w:instrText>
            </w:r>
            <w:r>
              <w:rPr>
                <w:webHidden/>
              </w:rPr>
            </w:r>
            <w:r>
              <w:rPr>
                <w:webHidden/>
              </w:rPr>
              <w:fldChar w:fldCharType="separate"/>
            </w:r>
            <w:r>
              <w:rPr>
                <w:webHidden/>
              </w:rPr>
              <w:t>6</w:t>
            </w:r>
            <w:r>
              <w:rPr>
                <w:webHidden/>
              </w:rPr>
              <w:fldChar w:fldCharType="end"/>
            </w:r>
          </w:hyperlink>
        </w:p>
        <w:p w14:paraId="24701F53" w14:textId="24B49F9D" w:rsidR="00ED2A8E" w:rsidRDefault="00ED2A8E">
          <w:pPr>
            <w:pStyle w:val="TOC2"/>
            <w:tabs>
              <w:tab w:val="left" w:pos="960"/>
              <w:tab w:val="right" w:leader="dot" w:pos="10502"/>
            </w:tabs>
            <w:rPr>
              <w:rFonts w:asciiTheme="minorHAnsi" w:eastAsiaTheme="minorEastAsia" w:hAnsiTheme="minorHAnsi"/>
              <w:noProof/>
              <w:kern w:val="2"/>
              <w:sz w:val="24"/>
              <w:szCs w:val="24"/>
              <w14:ligatures w14:val="standardContextual"/>
            </w:rPr>
          </w:pPr>
          <w:hyperlink w:anchor="_Toc201160776" w:history="1">
            <w:r w:rsidRPr="00585A27">
              <w:rPr>
                <w:rStyle w:val="Hyperlink"/>
                <w:rFonts w:ascii="Aptos ExtraBold" w:eastAsiaTheme="majorEastAsia" w:hAnsi="Aptos ExtraBold" w:cstheme="majorBidi"/>
                <w:b/>
                <w:noProof/>
              </w:rPr>
              <w:t>3.1.</w:t>
            </w:r>
            <w:r>
              <w:rPr>
                <w:rFonts w:asciiTheme="minorHAnsi" w:eastAsiaTheme="minorEastAsia" w:hAnsiTheme="minorHAnsi"/>
                <w:noProof/>
                <w:kern w:val="2"/>
                <w:sz w:val="24"/>
                <w:szCs w:val="24"/>
                <w14:ligatures w14:val="standardContextual"/>
              </w:rPr>
              <w:tab/>
            </w:r>
            <w:r w:rsidRPr="00585A27">
              <w:rPr>
                <w:rStyle w:val="Hyperlink"/>
                <w:rFonts w:ascii="Aptos ExtraBold" w:eastAsiaTheme="majorEastAsia" w:hAnsi="Aptos ExtraBold" w:cstheme="majorBidi"/>
                <w:noProof/>
              </w:rPr>
              <w:t>TURION MISSION AND COMPANY PROFILE</w:t>
            </w:r>
            <w:r>
              <w:rPr>
                <w:noProof/>
                <w:webHidden/>
              </w:rPr>
              <w:tab/>
            </w:r>
            <w:r>
              <w:rPr>
                <w:noProof/>
                <w:webHidden/>
              </w:rPr>
              <w:fldChar w:fldCharType="begin"/>
            </w:r>
            <w:r>
              <w:rPr>
                <w:noProof/>
                <w:webHidden/>
              </w:rPr>
              <w:instrText xml:space="preserve"> PAGEREF _Toc201160776 \h </w:instrText>
            </w:r>
            <w:r>
              <w:rPr>
                <w:noProof/>
                <w:webHidden/>
              </w:rPr>
            </w:r>
            <w:r>
              <w:rPr>
                <w:noProof/>
                <w:webHidden/>
              </w:rPr>
              <w:fldChar w:fldCharType="separate"/>
            </w:r>
            <w:r>
              <w:rPr>
                <w:noProof/>
                <w:webHidden/>
              </w:rPr>
              <w:t>6</w:t>
            </w:r>
            <w:r>
              <w:rPr>
                <w:noProof/>
                <w:webHidden/>
              </w:rPr>
              <w:fldChar w:fldCharType="end"/>
            </w:r>
          </w:hyperlink>
        </w:p>
        <w:p w14:paraId="7C6E79F5" w14:textId="251EF07F" w:rsidR="00ED2A8E" w:rsidRDefault="00ED2A8E">
          <w:pPr>
            <w:pStyle w:val="TOC2"/>
            <w:tabs>
              <w:tab w:val="left" w:pos="960"/>
              <w:tab w:val="right" w:leader="dot" w:pos="10502"/>
            </w:tabs>
            <w:rPr>
              <w:rFonts w:asciiTheme="minorHAnsi" w:eastAsiaTheme="minorEastAsia" w:hAnsiTheme="minorHAnsi"/>
              <w:noProof/>
              <w:kern w:val="2"/>
              <w:sz w:val="24"/>
              <w:szCs w:val="24"/>
              <w14:ligatures w14:val="standardContextual"/>
            </w:rPr>
          </w:pPr>
          <w:hyperlink w:anchor="_Toc201160777" w:history="1">
            <w:r w:rsidRPr="00585A27">
              <w:rPr>
                <w:rStyle w:val="Hyperlink"/>
                <w:rFonts w:ascii="Aptos ExtraBold" w:eastAsiaTheme="majorEastAsia" w:hAnsi="Aptos ExtraBold" w:cstheme="majorBidi"/>
                <w:b/>
                <w:noProof/>
              </w:rPr>
              <w:t>3.2.</w:t>
            </w:r>
            <w:r>
              <w:rPr>
                <w:rFonts w:asciiTheme="minorHAnsi" w:eastAsiaTheme="minorEastAsia" w:hAnsiTheme="minorHAnsi"/>
                <w:noProof/>
                <w:kern w:val="2"/>
                <w:sz w:val="24"/>
                <w:szCs w:val="24"/>
                <w14:ligatures w14:val="standardContextual"/>
              </w:rPr>
              <w:tab/>
            </w:r>
            <w:r w:rsidRPr="00585A27">
              <w:rPr>
                <w:rStyle w:val="Hyperlink"/>
                <w:rFonts w:ascii="Aptos ExtraBold" w:eastAsiaTheme="majorEastAsia" w:hAnsi="Aptos ExtraBold" w:cstheme="majorBidi"/>
                <w:noProof/>
              </w:rPr>
              <w:t>FARSIGHT COMPLIANCE</w:t>
            </w:r>
            <w:r>
              <w:rPr>
                <w:noProof/>
                <w:webHidden/>
              </w:rPr>
              <w:tab/>
            </w:r>
            <w:r>
              <w:rPr>
                <w:noProof/>
                <w:webHidden/>
              </w:rPr>
              <w:fldChar w:fldCharType="begin"/>
            </w:r>
            <w:r>
              <w:rPr>
                <w:noProof/>
                <w:webHidden/>
              </w:rPr>
              <w:instrText xml:space="preserve"> PAGEREF _Toc201160777 \h </w:instrText>
            </w:r>
            <w:r>
              <w:rPr>
                <w:noProof/>
                <w:webHidden/>
              </w:rPr>
            </w:r>
            <w:r>
              <w:rPr>
                <w:noProof/>
                <w:webHidden/>
              </w:rPr>
              <w:fldChar w:fldCharType="separate"/>
            </w:r>
            <w:r>
              <w:rPr>
                <w:noProof/>
                <w:webHidden/>
              </w:rPr>
              <w:t>6</w:t>
            </w:r>
            <w:r>
              <w:rPr>
                <w:noProof/>
                <w:webHidden/>
              </w:rPr>
              <w:fldChar w:fldCharType="end"/>
            </w:r>
          </w:hyperlink>
        </w:p>
        <w:p w14:paraId="35499ECC" w14:textId="3921099C" w:rsidR="00ED2A8E" w:rsidRDefault="00ED2A8E">
          <w:pPr>
            <w:pStyle w:val="TOC1"/>
            <w:rPr>
              <w:rFonts w:asciiTheme="minorHAnsi" w:eastAsiaTheme="minorEastAsia" w:hAnsiTheme="minorHAnsi"/>
              <w:b w:val="0"/>
              <w:bCs w:val="0"/>
              <w:kern w:val="2"/>
              <w:sz w:val="24"/>
              <w:szCs w:val="24"/>
              <w14:ligatures w14:val="standardContextual"/>
            </w:rPr>
          </w:pPr>
          <w:hyperlink w:anchor="_Toc201160778" w:history="1">
            <w:r w:rsidRPr="00585A27">
              <w:rPr>
                <w:rStyle w:val="Hyperlink"/>
              </w:rPr>
              <w:t>4.0</w:t>
            </w:r>
            <w:r>
              <w:rPr>
                <w:rFonts w:asciiTheme="minorHAnsi" w:eastAsiaTheme="minorEastAsia" w:hAnsiTheme="minorHAnsi"/>
                <w:b w:val="0"/>
                <w:bCs w:val="0"/>
                <w:kern w:val="2"/>
                <w:sz w:val="24"/>
                <w:szCs w:val="24"/>
                <w14:ligatures w14:val="standardContextual"/>
              </w:rPr>
              <w:tab/>
            </w:r>
            <w:r w:rsidRPr="00585A27">
              <w:rPr>
                <w:rStyle w:val="Hyperlink"/>
              </w:rPr>
              <w:t>EXTERNAL ELECTRICAL INTERFACE DEFINITIONS</w:t>
            </w:r>
            <w:r>
              <w:rPr>
                <w:webHidden/>
              </w:rPr>
              <w:tab/>
            </w:r>
            <w:r>
              <w:rPr>
                <w:webHidden/>
              </w:rPr>
              <w:fldChar w:fldCharType="begin"/>
            </w:r>
            <w:r>
              <w:rPr>
                <w:webHidden/>
              </w:rPr>
              <w:instrText xml:space="preserve"> PAGEREF _Toc201160778 \h </w:instrText>
            </w:r>
            <w:r>
              <w:rPr>
                <w:webHidden/>
              </w:rPr>
            </w:r>
            <w:r>
              <w:rPr>
                <w:webHidden/>
              </w:rPr>
              <w:fldChar w:fldCharType="separate"/>
            </w:r>
            <w:r>
              <w:rPr>
                <w:webHidden/>
              </w:rPr>
              <w:t>7</w:t>
            </w:r>
            <w:r>
              <w:rPr>
                <w:webHidden/>
              </w:rPr>
              <w:fldChar w:fldCharType="end"/>
            </w:r>
          </w:hyperlink>
        </w:p>
        <w:p w14:paraId="645DB613" w14:textId="4F15A3C4" w:rsidR="00ED2A8E" w:rsidRDefault="00ED2A8E">
          <w:pPr>
            <w:pStyle w:val="TOC2"/>
            <w:tabs>
              <w:tab w:val="right" w:leader="dot" w:pos="10502"/>
            </w:tabs>
            <w:rPr>
              <w:rFonts w:asciiTheme="minorHAnsi" w:eastAsiaTheme="minorEastAsia" w:hAnsiTheme="minorHAnsi"/>
              <w:noProof/>
              <w:kern w:val="2"/>
              <w:sz w:val="24"/>
              <w:szCs w:val="24"/>
              <w14:ligatures w14:val="standardContextual"/>
            </w:rPr>
          </w:pPr>
          <w:hyperlink w:anchor="_Toc201160779" w:history="1">
            <w:r w:rsidRPr="00585A27">
              <w:rPr>
                <w:rStyle w:val="Hyperlink"/>
                <w:noProof/>
              </w:rPr>
              <w:t>4.1 BLOCK DIAGRAM</w:t>
            </w:r>
            <w:r>
              <w:rPr>
                <w:noProof/>
                <w:webHidden/>
              </w:rPr>
              <w:tab/>
            </w:r>
            <w:r>
              <w:rPr>
                <w:noProof/>
                <w:webHidden/>
              </w:rPr>
              <w:fldChar w:fldCharType="begin"/>
            </w:r>
            <w:r>
              <w:rPr>
                <w:noProof/>
                <w:webHidden/>
              </w:rPr>
              <w:instrText xml:space="preserve"> PAGEREF _Toc201160779 \h </w:instrText>
            </w:r>
            <w:r>
              <w:rPr>
                <w:noProof/>
                <w:webHidden/>
              </w:rPr>
            </w:r>
            <w:r>
              <w:rPr>
                <w:noProof/>
                <w:webHidden/>
              </w:rPr>
              <w:fldChar w:fldCharType="separate"/>
            </w:r>
            <w:r>
              <w:rPr>
                <w:noProof/>
                <w:webHidden/>
              </w:rPr>
              <w:t>7</w:t>
            </w:r>
            <w:r>
              <w:rPr>
                <w:noProof/>
                <w:webHidden/>
              </w:rPr>
              <w:fldChar w:fldCharType="end"/>
            </w:r>
          </w:hyperlink>
        </w:p>
        <w:p w14:paraId="7A1ED90E" w14:textId="6FC9DE27" w:rsidR="00ED2A8E" w:rsidRDefault="00ED2A8E">
          <w:pPr>
            <w:pStyle w:val="TOC2"/>
            <w:tabs>
              <w:tab w:val="left" w:pos="960"/>
              <w:tab w:val="right" w:leader="dot" w:pos="10502"/>
            </w:tabs>
            <w:rPr>
              <w:rFonts w:asciiTheme="minorHAnsi" w:eastAsiaTheme="minorEastAsia" w:hAnsiTheme="minorHAnsi"/>
              <w:noProof/>
              <w:kern w:val="2"/>
              <w:sz w:val="24"/>
              <w:szCs w:val="24"/>
              <w14:ligatures w14:val="standardContextual"/>
            </w:rPr>
          </w:pPr>
          <w:hyperlink w:anchor="_Toc201160780" w:history="1">
            <w:r w:rsidRPr="00585A27">
              <w:rPr>
                <w:rStyle w:val="Hyperlink"/>
                <w:noProof/>
              </w:rPr>
              <w:t>4.2</w:t>
            </w:r>
            <w:r>
              <w:rPr>
                <w:rFonts w:asciiTheme="minorHAnsi" w:eastAsiaTheme="minorEastAsia" w:hAnsiTheme="minorHAnsi"/>
                <w:noProof/>
                <w:kern w:val="2"/>
                <w:sz w:val="24"/>
                <w:szCs w:val="24"/>
                <w14:ligatures w14:val="standardContextual"/>
              </w:rPr>
              <w:tab/>
            </w:r>
            <w:r w:rsidRPr="00585A27">
              <w:rPr>
                <w:rStyle w:val="Hyperlink"/>
                <w:noProof/>
              </w:rPr>
              <w:t>SIGNAL DEFINITIONS</w:t>
            </w:r>
            <w:r>
              <w:rPr>
                <w:noProof/>
                <w:webHidden/>
              </w:rPr>
              <w:tab/>
            </w:r>
            <w:r>
              <w:rPr>
                <w:noProof/>
                <w:webHidden/>
              </w:rPr>
              <w:fldChar w:fldCharType="begin"/>
            </w:r>
            <w:r>
              <w:rPr>
                <w:noProof/>
                <w:webHidden/>
              </w:rPr>
              <w:instrText xml:space="preserve"> PAGEREF _Toc201160780 \h </w:instrText>
            </w:r>
            <w:r>
              <w:rPr>
                <w:noProof/>
                <w:webHidden/>
              </w:rPr>
            </w:r>
            <w:r>
              <w:rPr>
                <w:noProof/>
                <w:webHidden/>
              </w:rPr>
              <w:fldChar w:fldCharType="separate"/>
            </w:r>
            <w:r>
              <w:rPr>
                <w:noProof/>
                <w:webHidden/>
              </w:rPr>
              <w:t>8</w:t>
            </w:r>
            <w:r>
              <w:rPr>
                <w:noProof/>
                <w:webHidden/>
              </w:rPr>
              <w:fldChar w:fldCharType="end"/>
            </w:r>
          </w:hyperlink>
        </w:p>
        <w:p w14:paraId="0C79EC58" w14:textId="2A91950E" w:rsidR="00ED2A8E" w:rsidRDefault="00ED2A8E">
          <w:pPr>
            <w:pStyle w:val="TOC3"/>
            <w:tabs>
              <w:tab w:val="left" w:pos="1440"/>
              <w:tab w:val="right" w:leader="dot" w:pos="10502"/>
            </w:tabs>
            <w:rPr>
              <w:rFonts w:asciiTheme="minorHAnsi" w:hAnsiTheme="minorHAnsi"/>
              <w:noProof/>
            </w:rPr>
          </w:pPr>
          <w:hyperlink w:anchor="_Toc201160781" w:history="1">
            <w:r w:rsidRPr="00585A27">
              <w:rPr>
                <w:rStyle w:val="Hyperlink"/>
                <w:noProof/>
              </w:rPr>
              <w:t>4.2.1</w:t>
            </w:r>
            <w:r>
              <w:rPr>
                <w:rFonts w:asciiTheme="minorHAnsi" w:hAnsiTheme="minorHAnsi"/>
                <w:noProof/>
              </w:rPr>
              <w:tab/>
            </w:r>
            <w:r w:rsidRPr="00585A27">
              <w:rPr>
                <w:rStyle w:val="Hyperlink"/>
                <w:noProof/>
              </w:rPr>
              <w:t>POWER SUPPLY</w:t>
            </w:r>
            <w:r>
              <w:rPr>
                <w:noProof/>
                <w:webHidden/>
              </w:rPr>
              <w:tab/>
            </w:r>
            <w:r>
              <w:rPr>
                <w:noProof/>
                <w:webHidden/>
              </w:rPr>
              <w:fldChar w:fldCharType="begin"/>
            </w:r>
            <w:r>
              <w:rPr>
                <w:noProof/>
                <w:webHidden/>
              </w:rPr>
              <w:instrText xml:space="preserve"> PAGEREF _Toc201160781 \h </w:instrText>
            </w:r>
            <w:r>
              <w:rPr>
                <w:noProof/>
                <w:webHidden/>
              </w:rPr>
            </w:r>
            <w:r>
              <w:rPr>
                <w:noProof/>
                <w:webHidden/>
              </w:rPr>
              <w:fldChar w:fldCharType="separate"/>
            </w:r>
            <w:r>
              <w:rPr>
                <w:noProof/>
                <w:webHidden/>
              </w:rPr>
              <w:t>8</w:t>
            </w:r>
            <w:r>
              <w:rPr>
                <w:noProof/>
                <w:webHidden/>
              </w:rPr>
              <w:fldChar w:fldCharType="end"/>
            </w:r>
          </w:hyperlink>
        </w:p>
        <w:p w14:paraId="3C6CA1FE" w14:textId="37247BF0" w:rsidR="00ED2A8E" w:rsidRDefault="00ED2A8E">
          <w:pPr>
            <w:pStyle w:val="TOC3"/>
            <w:tabs>
              <w:tab w:val="left" w:pos="1440"/>
              <w:tab w:val="right" w:leader="dot" w:pos="10502"/>
            </w:tabs>
            <w:rPr>
              <w:rFonts w:asciiTheme="minorHAnsi" w:hAnsiTheme="minorHAnsi"/>
              <w:noProof/>
            </w:rPr>
          </w:pPr>
          <w:hyperlink w:anchor="_Toc201160782" w:history="1">
            <w:r w:rsidRPr="00585A27">
              <w:rPr>
                <w:rStyle w:val="Hyperlink"/>
                <w:noProof/>
              </w:rPr>
              <w:t>4.2.2</w:t>
            </w:r>
            <w:r>
              <w:rPr>
                <w:rFonts w:asciiTheme="minorHAnsi" w:hAnsiTheme="minorHAnsi"/>
                <w:noProof/>
              </w:rPr>
              <w:tab/>
            </w:r>
            <w:r w:rsidRPr="00585A27">
              <w:rPr>
                <w:rStyle w:val="Hyperlink"/>
                <w:noProof/>
              </w:rPr>
              <w:t>RS422 INTERFACE</w:t>
            </w:r>
            <w:r>
              <w:rPr>
                <w:noProof/>
                <w:webHidden/>
              </w:rPr>
              <w:tab/>
            </w:r>
            <w:r>
              <w:rPr>
                <w:noProof/>
                <w:webHidden/>
              </w:rPr>
              <w:fldChar w:fldCharType="begin"/>
            </w:r>
            <w:r>
              <w:rPr>
                <w:noProof/>
                <w:webHidden/>
              </w:rPr>
              <w:instrText xml:space="preserve"> PAGEREF _Toc201160782 \h </w:instrText>
            </w:r>
            <w:r>
              <w:rPr>
                <w:noProof/>
                <w:webHidden/>
              </w:rPr>
            </w:r>
            <w:r>
              <w:rPr>
                <w:noProof/>
                <w:webHidden/>
              </w:rPr>
              <w:fldChar w:fldCharType="separate"/>
            </w:r>
            <w:r>
              <w:rPr>
                <w:noProof/>
                <w:webHidden/>
              </w:rPr>
              <w:t>8</w:t>
            </w:r>
            <w:r>
              <w:rPr>
                <w:noProof/>
                <w:webHidden/>
              </w:rPr>
              <w:fldChar w:fldCharType="end"/>
            </w:r>
          </w:hyperlink>
        </w:p>
        <w:p w14:paraId="2E8F65B1" w14:textId="398E465D" w:rsidR="00ED2A8E" w:rsidRDefault="00ED2A8E">
          <w:pPr>
            <w:pStyle w:val="TOC3"/>
            <w:tabs>
              <w:tab w:val="left" w:pos="1440"/>
              <w:tab w:val="right" w:leader="dot" w:pos="10502"/>
            </w:tabs>
            <w:rPr>
              <w:rFonts w:asciiTheme="minorHAnsi" w:hAnsiTheme="minorHAnsi"/>
              <w:noProof/>
            </w:rPr>
          </w:pPr>
          <w:hyperlink w:anchor="_Toc201160783" w:history="1">
            <w:r w:rsidRPr="00585A27">
              <w:rPr>
                <w:rStyle w:val="Hyperlink"/>
                <w:noProof/>
              </w:rPr>
              <w:t>4.2.3</w:t>
            </w:r>
            <w:r>
              <w:rPr>
                <w:rFonts w:asciiTheme="minorHAnsi" w:hAnsiTheme="minorHAnsi"/>
                <w:noProof/>
              </w:rPr>
              <w:tab/>
            </w:r>
            <w:r w:rsidRPr="00585A27">
              <w:rPr>
                <w:rStyle w:val="Hyperlink"/>
                <w:noProof/>
              </w:rPr>
              <w:t>Pulse per Second (PPS) INTERFACE</w:t>
            </w:r>
            <w:r>
              <w:rPr>
                <w:noProof/>
                <w:webHidden/>
              </w:rPr>
              <w:tab/>
            </w:r>
            <w:r>
              <w:rPr>
                <w:noProof/>
                <w:webHidden/>
              </w:rPr>
              <w:fldChar w:fldCharType="begin"/>
            </w:r>
            <w:r>
              <w:rPr>
                <w:noProof/>
                <w:webHidden/>
              </w:rPr>
              <w:instrText xml:space="preserve"> PAGEREF _Toc201160783 \h </w:instrText>
            </w:r>
            <w:r>
              <w:rPr>
                <w:noProof/>
                <w:webHidden/>
              </w:rPr>
            </w:r>
            <w:r>
              <w:rPr>
                <w:noProof/>
                <w:webHidden/>
              </w:rPr>
              <w:fldChar w:fldCharType="separate"/>
            </w:r>
            <w:r>
              <w:rPr>
                <w:noProof/>
                <w:webHidden/>
              </w:rPr>
              <w:t>8</w:t>
            </w:r>
            <w:r>
              <w:rPr>
                <w:noProof/>
                <w:webHidden/>
              </w:rPr>
              <w:fldChar w:fldCharType="end"/>
            </w:r>
          </w:hyperlink>
        </w:p>
        <w:p w14:paraId="4E3CF7AA" w14:textId="60B176F6" w:rsidR="00ED2A8E" w:rsidRDefault="00ED2A8E">
          <w:pPr>
            <w:pStyle w:val="TOC3"/>
            <w:tabs>
              <w:tab w:val="left" w:pos="1440"/>
              <w:tab w:val="right" w:leader="dot" w:pos="10502"/>
            </w:tabs>
            <w:rPr>
              <w:rFonts w:asciiTheme="minorHAnsi" w:hAnsiTheme="minorHAnsi"/>
              <w:noProof/>
            </w:rPr>
          </w:pPr>
          <w:hyperlink w:anchor="_Toc201160784" w:history="1">
            <w:r w:rsidRPr="00585A27">
              <w:rPr>
                <w:rStyle w:val="Hyperlink"/>
                <w:noProof/>
              </w:rPr>
              <w:t>4.2.4</w:t>
            </w:r>
            <w:r>
              <w:rPr>
                <w:rFonts w:asciiTheme="minorHAnsi" w:hAnsiTheme="minorHAnsi"/>
                <w:noProof/>
              </w:rPr>
              <w:tab/>
            </w:r>
            <w:r w:rsidRPr="00585A27">
              <w:rPr>
                <w:rStyle w:val="Hyperlink"/>
                <w:noProof/>
              </w:rPr>
              <w:t>10MHz INTERFACE</w:t>
            </w:r>
            <w:r>
              <w:rPr>
                <w:noProof/>
                <w:webHidden/>
              </w:rPr>
              <w:tab/>
            </w:r>
            <w:r>
              <w:rPr>
                <w:noProof/>
                <w:webHidden/>
              </w:rPr>
              <w:fldChar w:fldCharType="begin"/>
            </w:r>
            <w:r>
              <w:rPr>
                <w:noProof/>
                <w:webHidden/>
              </w:rPr>
              <w:instrText xml:space="preserve"> PAGEREF _Toc201160784 \h </w:instrText>
            </w:r>
            <w:r>
              <w:rPr>
                <w:noProof/>
                <w:webHidden/>
              </w:rPr>
            </w:r>
            <w:r>
              <w:rPr>
                <w:noProof/>
                <w:webHidden/>
              </w:rPr>
              <w:fldChar w:fldCharType="separate"/>
            </w:r>
            <w:r>
              <w:rPr>
                <w:noProof/>
                <w:webHidden/>
              </w:rPr>
              <w:t>9</w:t>
            </w:r>
            <w:r>
              <w:rPr>
                <w:noProof/>
                <w:webHidden/>
              </w:rPr>
              <w:fldChar w:fldCharType="end"/>
            </w:r>
          </w:hyperlink>
        </w:p>
        <w:p w14:paraId="13F60FB9" w14:textId="59262861" w:rsidR="00ED2A8E" w:rsidRDefault="00ED2A8E">
          <w:pPr>
            <w:pStyle w:val="TOC3"/>
            <w:tabs>
              <w:tab w:val="left" w:pos="1440"/>
              <w:tab w:val="right" w:leader="dot" w:pos="10502"/>
            </w:tabs>
            <w:rPr>
              <w:rFonts w:asciiTheme="minorHAnsi" w:hAnsiTheme="minorHAnsi"/>
              <w:noProof/>
            </w:rPr>
          </w:pPr>
          <w:hyperlink w:anchor="_Toc201160785" w:history="1">
            <w:r w:rsidRPr="00585A27">
              <w:rPr>
                <w:rStyle w:val="Hyperlink"/>
                <w:noProof/>
              </w:rPr>
              <w:t>4.2.5</w:t>
            </w:r>
            <w:r>
              <w:rPr>
                <w:rFonts w:asciiTheme="minorHAnsi" w:hAnsiTheme="minorHAnsi"/>
                <w:noProof/>
              </w:rPr>
              <w:tab/>
            </w:r>
            <w:r w:rsidRPr="00585A27">
              <w:rPr>
                <w:rStyle w:val="Hyperlink"/>
                <w:noProof/>
              </w:rPr>
              <w:t>TRIG INTERFACE</w:t>
            </w:r>
            <w:r>
              <w:rPr>
                <w:noProof/>
                <w:webHidden/>
              </w:rPr>
              <w:tab/>
            </w:r>
            <w:r>
              <w:rPr>
                <w:noProof/>
                <w:webHidden/>
              </w:rPr>
              <w:fldChar w:fldCharType="begin"/>
            </w:r>
            <w:r>
              <w:rPr>
                <w:noProof/>
                <w:webHidden/>
              </w:rPr>
              <w:instrText xml:space="preserve"> PAGEREF _Toc201160785 \h </w:instrText>
            </w:r>
            <w:r>
              <w:rPr>
                <w:noProof/>
                <w:webHidden/>
              </w:rPr>
            </w:r>
            <w:r>
              <w:rPr>
                <w:noProof/>
                <w:webHidden/>
              </w:rPr>
              <w:fldChar w:fldCharType="separate"/>
            </w:r>
            <w:r>
              <w:rPr>
                <w:noProof/>
                <w:webHidden/>
              </w:rPr>
              <w:t>9</w:t>
            </w:r>
            <w:r>
              <w:rPr>
                <w:noProof/>
                <w:webHidden/>
              </w:rPr>
              <w:fldChar w:fldCharType="end"/>
            </w:r>
          </w:hyperlink>
        </w:p>
        <w:p w14:paraId="61C5F350" w14:textId="07D048D4" w:rsidR="00ED2A8E" w:rsidRDefault="00ED2A8E">
          <w:pPr>
            <w:pStyle w:val="TOC3"/>
            <w:tabs>
              <w:tab w:val="left" w:pos="1440"/>
              <w:tab w:val="right" w:leader="dot" w:pos="10502"/>
            </w:tabs>
            <w:rPr>
              <w:rFonts w:asciiTheme="minorHAnsi" w:hAnsiTheme="minorHAnsi"/>
              <w:noProof/>
            </w:rPr>
          </w:pPr>
          <w:hyperlink w:anchor="_Toc201160786" w:history="1">
            <w:r w:rsidRPr="00585A27">
              <w:rPr>
                <w:rStyle w:val="Hyperlink"/>
                <w:noProof/>
              </w:rPr>
              <w:t>4.2.6</w:t>
            </w:r>
            <w:r>
              <w:rPr>
                <w:rFonts w:asciiTheme="minorHAnsi" w:hAnsiTheme="minorHAnsi"/>
                <w:noProof/>
              </w:rPr>
              <w:tab/>
            </w:r>
            <w:r w:rsidRPr="00585A27">
              <w:rPr>
                <w:rStyle w:val="Hyperlink"/>
                <w:noProof/>
              </w:rPr>
              <w:t>INTERRUPT INTERFACES</w:t>
            </w:r>
            <w:r>
              <w:rPr>
                <w:noProof/>
                <w:webHidden/>
              </w:rPr>
              <w:tab/>
            </w:r>
            <w:r>
              <w:rPr>
                <w:noProof/>
                <w:webHidden/>
              </w:rPr>
              <w:fldChar w:fldCharType="begin"/>
            </w:r>
            <w:r>
              <w:rPr>
                <w:noProof/>
                <w:webHidden/>
              </w:rPr>
              <w:instrText xml:space="preserve"> PAGEREF _Toc201160786 \h </w:instrText>
            </w:r>
            <w:r>
              <w:rPr>
                <w:noProof/>
                <w:webHidden/>
              </w:rPr>
            </w:r>
            <w:r>
              <w:rPr>
                <w:noProof/>
                <w:webHidden/>
              </w:rPr>
              <w:fldChar w:fldCharType="separate"/>
            </w:r>
            <w:r>
              <w:rPr>
                <w:noProof/>
                <w:webHidden/>
              </w:rPr>
              <w:t>9</w:t>
            </w:r>
            <w:r>
              <w:rPr>
                <w:noProof/>
                <w:webHidden/>
              </w:rPr>
              <w:fldChar w:fldCharType="end"/>
            </w:r>
          </w:hyperlink>
        </w:p>
        <w:p w14:paraId="02142C5E" w14:textId="343DAE25" w:rsidR="00ED2A8E" w:rsidRDefault="00ED2A8E">
          <w:pPr>
            <w:pStyle w:val="TOC3"/>
            <w:tabs>
              <w:tab w:val="left" w:pos="1440"/>
              <w:tab w:val="right" w:leader="dot" w:pos="10502"/>
            </w:tabs>
            <w:rPr>
              <w:rFonts w:asciiTheme="minorHAnsi" w:hAnsiTheme="minorHAnsi"/>
              <w:noProof/>
            </w:rPr>
          </w:pPr>
          <w:hyperlink w:anchor="_Toc201160787" w:history="1">
            <w:r w:rsidRPr="00585A27">
              <w:rPr>
                <w:rStyle w:val="Hyperlink"/>
                <w:noProof/>
              </w:rPr>
              <w:t>4.2.7</w:t>
            </w:r>
            <w:r>
              <w:rPr>
                <w:rFonts w:asciiTheme="minorHAnsi" w:hAnsiTheme="minorHAnsi"/>
                <w:noProof/>
              </w:rPr>
              <w:tab/>
            </w:r>
            <w:r w:rsidRPr="00585A27">
              <w:rPr>
                <w:rStyle w:val="Hyperlink"/>
                <w:noProof/>
              </w:rPr>
              <w:t>GENERAL PURPOSE INTERFACES</w:t>
            </w:r>
            <w:r>
              <w:rPr>
                <w:noProof/>
                <w:webHidden/>
              </w:rPr>
              <w:tab/>
            </w:r>
            <w:r>
              <w:rPr>
                <w:noProof/>
                <w:webHidden/>
              </w:rPr>
              <w:fldChar w:fldCharType="begin"/>
            </w:r>
            <w:r>
              <w:rPr>
                <w:noProof/>
                <w:webHidden/>
              </w:rPr>
              <w:instrText xml:space="preserve"> PAGEREF _Toc201160787 \h </w:instrText>
            </w:r>
            <w:r>
              <w:rPr>
                <w:noProof/>
                <w:webHidden/>
              </w:rPr>
            </w:r>
            <w:r>
              <w:rPr>
                <w:noProof/>
                <w:webHidden/>
              </w:rPr>
              <w:fldChar w:fldCharType="separate"/>
            </w:r>
            <w:r>
              <w:rPr>
                <w:noProof/>
                <w:webHidden/>
              </w:rPr>
              <w:t>10</w:t>
            </w:r>
            <w:r>
              <w:rPr>
                <w:noProof/>
                <w:webHidden/>
              </w:rPr>
              <w:fldChar w:fldCharType="end"/>
            </w:r>
          </w:hyperlink>
        </w:p>
        <w:p w14:paraId="5AF6BFA1" w14:textId="0943A661" w:rsidR="00ED2A8E" w:rsidRDefault="00ED2A8E">
          <w:pPr>
            <w:pStyle w:val="TOC3"/>
            <w:tabs>
              <w:tab w:val="left" w:pos="1440"/>
              <w:tab w:val="right" w:leader="dot" w:pos="10502"/>
            </w:tabs>
            <w:rPr>
              <w:rFonts w:asciiTheme="minorHAnsi" w:hAnsiTheme="minorHAnsi"/>
              <w:noProof/>
            </w:rPr>
          </w:pPr>
          <w:hyperlink w:anchor="_Toc201160788" w:history="1">
            <w:r w:rsidRPr="00585A27">
              <w:rPr>
                <w:rStyle w:val="Hyperlink"/>
                <w:noProof/>
              </w:rPr>
              <w:t>4.2.8</w:t>
            </w:r>
            <w:r>
              <w:rPr>
                <w:rFonts w:asciiTheme="minorHAnsi" w:hAnsiTheme="minorHAnsi"/>
                <w:noProof/>
              </w:rPr>
              <w:tab/>
            </w:r>
            <w:r w:rsidRPr="00585A27">
              <w:rPr>
                <w:rStyle w:val="Hyperlink"/>
                <w:noProof/>
              </w:rPr>
              <w:t>PROGRAMMING INTERFACE</w:t>
            </w:r>
            <w:r>
              <w:rPr>
                <w:noProof/>
                <w:webHidden/>
              </w:rPr>
              <w:tab/>
            </w:r>
            <w:r>
              <w:rPr>
                <w:noProof/>
                <w:webHidden/>
              </w:rPr>
              <w:fldChar w:fldCharType="begin"/>
            </w:r>
            <w:r>
              <w:rPr>
                <w:noProof/>
                <w:webHidden/>
              </w:rPr>
              <w:instrText xml:space="preserve"> PAGEREF _Toc201160788 \h </w:instrText>
            </w:r>
            <w:r>
              <w:rPr>
                <w:noProof/>
                <w:webHidden/>
              </w:rPr>
            </w:r>
            <w:r>
              <w:rPr>
                <w:noProof/>
                <w:webHidden/>
              </w:rPr>
              <w:fldChar w:fldCharType="separate"/>
            </w:r>
            <w:r>
              <w:rPr>
                <w:noProof/>
                <w:webHidden/>
              </w:rPr>
              <w:t>10</w:t>
            </w:r>
            <w:r>
              <w:rPr>
                <w:noProof/>
                <w:webHidden/>
              </w:rPr>
              <w:fldChar w:fldCharType="end"/>
            </w:r>
          </w:hyperlink>
        </w:p>
        <w:p w14:paraId="47226725" w14:textId="0FDFC8D2" w:rsidR="00ED2A8E" w:rsidRDefault="00ED2A8E">
          <w:pPr>
            <w:pStyle w:val="TOC3"/>
            <w:tabs>
              <w:tab w:val="left" w:pos="1440"/>
              <w:tab w:val="right" w:leader="dot" w:pos="10502"/>
            </w:tabs>
            <w:rPr>
              <w:rFonts w:asciiTheme="minorHAnsi" w:hAnsiTheme="minorHAnsi"/>
              <w:noProof/>
            </w:rPr>
          </w:pPr>
          <w:hyperlink w:anchor="_Toc201160789" w:history="1">
            <w:r w:rsidRPr="00585A27">
              <w:rPr>
                <w:rStyle w:val="Hyperlink"/>
                <w:noProof/>
              </w:rPr>
              <w:t>4.2.9</w:t>
            </w:r>
            <w:r>
              <w:rPr>
                <w:rFonts w:asciiTheme="minorHAnsi" w:hAnsiTheme="minorHAnsi"/>
                <w:noProof/>
              </w:rPr>
              <w:tab/>
            </w:r>
            <w:r w:rsidRPr="00585A27">
              <w:rPr>
                <w:rStyle w:val="Hyperlink"/>
                <w:noProof/>
              </w:rPr>
              <w:t>ETHERNET INTERFACES</w:t>
            </w:r>
            <w:r>
              <w:rPr>
                <w:noProof/>
                <w:webHidden/>
              </w:rPr>
              <w:tab/>
            </w:r>
            <w:r>
              <w:rPr>
                <w:noProof/>
                <w:webHidden/>
              </w:rPr>
              <w:fldChar w:fldCharType="begin"/>
            </w:r>
            <w:r>
              <w:rPr>
                <w:noProof/>
                <w:webHidden/>
              </w:rPr>
              <w:instrText xml:space="preserve"> PAGEREF _Toc201160789 \h </w:instrText>
            </w:r>
            <w:r>
              <w:rPr>
                <w:noProof/>
                <w:webHidden/>
              </w:rPr>
            </w:r>
            <w:r>
              <w:rPr>
                <w:noProof/>
                <w:webHidden/>
              </w:rPr>
              <w:fldChar w:fldCharType="separate"/>
            </w:r>
            <w:r>
              <w:rPr>
                <w:noProof/>
                <w:webHidden/>
              </w:rPr>
              <w:t>11</w:t>
            </w:r>
            <w:r>
              <w:rPr>
                <w:noProof/>
                <w:webHidden/>
              </w:rPr>
              <w:fldChar w:fldCharType="end"/>
            </w:r>
          </w:hyperlink>
        </w:p>
        <w:p w14:paraId="0DDBD741" w14:textId="6F050297" w:rsidR="00ED2A8E" w:rsidRDefault="00ED2A8E">
          <w:pPr>
            <w:pStyle w:val="TOC3"/>
            <w:tabs>
              <w:tab w:val="left" w:pos="1440"/>
              <w:tab w:val="right" w:leader="dot" w:pos="10502"/>
            </w:tabs>
            <w:rPr>
              <w:rFonts w:asciiTheme="minorHAnsi" w:hAnsiTheme="minorHAnsi"/>
              <w:noProof/>
            </w:rPr>
          </w:pPr>
          <w:hyperlink w:anchor="_Toc201160790" w:history="1">
            <w:r w:rsidRPr="00585A27">
              <w:rPr>
                <w:rStyle w:val="Hyperlink"/>
                <w:noProof/>
              </w:rPr>
              <w:t>4.2.10</w:t>
            </w:r>
            <w:r>
              <w:rPr>
                <w:rFonts w:asciiTheme="minorHAnsi" w:hAnsiTheme="minorHAnsi"/>
                <w:noProof/>
              </w:rPr>
              <w:tab/>
            </w:r>
            <w:r w:rsidRPr="00585A27">
              <w:rPr>
                <w:rStyle w:val="Hyperlink"/>
                <w:noProof/>
              </w:rPr>
              <w:t>PCIe INTERACE</w:t>
            </w:r>
            <w:r>
              <w:rPr>
                <w:noProof/>
                <w:webHidden/>
              </w:rPr>
              <w:tab/>
            </w:r>
            <w:r>
              <w:rPr>
                <w:noProof/>
                <w:webHidden/>
              </w:rPr>
              <w:fldChar w:fldCharType="begin"/>
            </w:r>
            <w:r>
              <w:rPr>
                <w:noProof/>
                <w:webHidden/>
              </w:rPr>
              <w:instrText xml:space="preserve"> PAGEREF _Toc201160790 \h </w:instrText>
            </w:r>
            <w:r>
              <w:rPr>
                <w:noProof/>
                <w:webHidden/>
              </w:rPr>
            </w:r>
            <w:r>
              <w:rPr>
                <w:noProof/>
                <w:webHidden/>
              </w:rPr>
              <w:fldChar w:fldCharType="separate"/>
            </w:r>
            <w:r>
              <w:rPr>
                <w:noProof/>
                <w:webHidden/>
              </w:rPr>
              <w:t>11</w:t>
            </w:r>
            <w:r>
              <w:rPr>
                <w:noProof/>
                <w:webHidden/>
              </w:rPr>
              <w:fldChar w:fldCharType="end"/>
            </w:r>
          </w:hyperlink>
        </w:p>
        <w:p w14:paraId="45DD7FCD" w14:textId="19B43E34" w:rsidR="00ED2A8E" w:rsidRDefault="00ED2A8E">
          <w:pPr>
            <w:pStyle w:val="TOC3"/>
            <w:tabs>
              <w:tab w:val="left" w:pos="1440"/>
              <w:tab w:val="right" w:leader="dot" w:pos="10502"/>
            </w:tabs>
            <w:rPr>
              <w:rFonts w:asciiTheme="minorHAnsi" w:hAnsiTheme="minorHAnsi"/>
              <w:noProof/>
            </w:rPr>
          </w:pPr>
          <w:hyperlink w:anchor="_Toc201160791" w:history="1">
            <w:r w:rsidRPr="00585A27">
              <w:rPr>
                <w:rStyle w:val="Hyperlink"/>
                <w:noProof/>
              </w:rPr>
              <w:t>4.2.11</w:t>
            </w:r>
            <w:r>
              <w:rPr>
                <w:rFonts w:asciiTheme="minorHAnsi" w:hAnsiTheme="minorHAnsi"/>
                <w:noProof/>
              </w:rPr>
              <w:tab/>
            </w:r>
            <w:r w:rsidRPr="00585A27">
              <w:rPr>
                <w:rStyle w:val="Hyperlink"/>
                <w:noProof/>
              </w:rPr>
              <w:t>HEATER AND THERMISTOR INTERFACE</w:t>
            </w:r>
            <w:r>
              <w:rPr>
                <w:noProof/>
                <w:webHidden/>
              </w:rPr>
              <w:tab/>
            </w:r>
            <w:r>
              <w:rPr>
                <w:noProof/>
                <w:webHidden/>
              </w:rPr>
              <w:fldChar w:fldCharType="begin"/>
            </w:r>
            <w:r>
              <w:rPr>
                <w:noProof/>
                <w:webHidden/>
              </w:rPr>
              <w:instrText xml:space="preserve"> PAGEREF _Toc201160791 \h </w:instrText>
            </w:r>
            <w:r>
              <w:rPr>
                <w:noProof/>
                <w:webHidden/>
              </w:rPr>
            </w:r>
            <w:r>
              <w:rPr>
                <w:noProof/>
                <w:webHidden/>
              </w:rPr>
              <w:fldChar w:fldCharType="separate"/>
            </w:r>
            <w:r>
              <w:rPr>
                <w:noProof/>
                <w:webHidden/>
              </w:rPr>
              <w:t>12</w:t>
            </w:r>
            <w:r>
              <w:rPr>
                <w:noProof/>
                <w:webHidden/>
              </w:rPr>
              <w:fldChar w:fldCharType="end"/>
            </w:r>
          </w:hyperlink>
        </w:p>
        <w:p w14:paraId="5D7CB53C" w14:textId="7F1275BD" w:rsidR="00ED2A8E" w:rsidRDefault="00ED2A8E">
          <w:pPr>
            <w:pStyle w:val="TOC2"/>
            <w:tabs>
              <w:tab w:val="left" w:pos="960"/>
              <w:tab w:val="right" w:leader="dot" w:pos="10502"/>
            </w:tabs>
            <w:rPr>
              <w:rFonts w:asciiTheme="minorHAnsi" w:eastAsiaTheme="minorEastAsia" w:hAnsiTheme="minorHAnsi"/>
              <w:noProof/>
              <w:kern w:val="2"/>
              <w:sz w:val="24"/>
              <w:szCs w:val="24"/>
              <w14:ligatures w14:val="standardContextual"/>
            </w:rPr>
          </w:pPr>
          <w:hyperlink w:anchor="_Toc201160792" w:history="1">
            <w:r w:rsidRPr="00585A27">
              <w:rPr>
                <w:rStyle w:val="Hyperlink"/>
                <w:noProof/>
              </w:rPr>
              <w:t>4.3</w:t>
            </w:r>
            <w:r>
              <w:rPr>
                <w:rFonts w:asciiTheme="minorHAnsi" w:eastAsiaTheme="minorEastAsia" w:hAnsiTheme="minorHAnsi"/>
                <w:noProof/>
                <w:kern w:val="2"/>
                <w:sz w:val="24"/>
                <w:szCs w:val="24"/>
                <w14:ligatures w14:val="standardContextual"/>
              </w:rPr>
              <w:tab/>
            </w:r>
            <w:r w:rsidRPr="00585A27">
              <w:rPr>
                <w:rStyle w:val="Hyperlink"/>
                <w:noProof/>
              </w:rPr>
              <w:t>CONNECTOR INTERFACE PINOUT DESCRIPTIONS</w:t>
            </w:r>
            <w:r>
              <w:rPr>
                <w:noProof/>
                <w:webHidden/>
              </w:rPr>
              <w:tab/>
            </w:r>
            <w:r>
              <w:rPr>
                <w:noProof/>
                <w:webHidden/>
              </w:rPr>
              <w:fldChar w:fldCharType="begin"/>
            </w:r>
            <w:r>
              <w:rPr>
                <w:noProof/>
                <w:webHidden/>
              </w:rPr>
              <w:instrText xml:space="preserve"> PAGEREF _Toc201160792 \h </w:instrText>
            </w:r>
            <w:r>
              <w:rPr>
                <w:noProof/>
                <w:webHidden/>
              </w:rPr>
            </w:r>
            <w:r>
              <w:rPr>
                <w:noProof/>
                <w:webHidden/>
              </w:rPr>
              <w:fldChar w:fldCharType="separate"/>
            </w:r>
            <w:r>
              <w:rPr>
                <w:noProof/>
                <w:webHidden/>
              </w:rPr>
              <w:t>14</w:t>
            </w:r>
            <w:r>
              <w:rPr>
                <w:noProof/>
                <w:webHidden/>
              </w:rPr>
              <w:fldChar w:fldCharType="end"/>
            </w:r>
          </w:hyperlink>
        </w:p>
        <w:p w14:paraId="1441AFDE" w14:textId="4BE27AF7" w:rsidR="00ED2A8E" w:rsidRDefault="00ED2A8E">
          <w:pPr>
            <w:pStyle w:val="TOC3"/>
            <w:tabs>
              <w:tab w:val="left" w:pos="1440"/>
              <w:tab w:val="right" w:leader="dot" w:pos="10502"/>
            </w:tabs>
            <w:rPr>
              <w:rFonts w:asciiTheme="minorHAnsi" w:hAnsiTheme="minorHAnsi"/>
              <w:noProof/>
            </w:rPr>
          </w:pPr>
          <w:hyperlink w:anchor="_Toc201160793" w:history="1">
            <w:r w:rsidRPr="00585A27">
              <w:rPr>
                <w:rStyle w:val="Hyperlink"/>
                <w:noProof/>
              </w:rPr>
              <w:t>4.3.1</w:t>
            </w:r>
            <w:r>
              <w:rPr>
                <w:rFonts w:asciiTheme="minorHAnsi" w:hAnsiTheme="minorHAnsi"/>
                <w:noProof/>
              </w:rPr>
              <w:tab/>
            </w:r>
            <w:r w:rsidRPr="00585A27">
              <w:rPr>
                <w:rStyle w:val="Hyperlink"/>
                <w:noProof/>
              </w:rPr>
              <w:t>J1: TELEMETRY AND CONTROL</w:t>
            </w:r>
            <w:r>
              <w:rPr>
                <w:noProof/>
                <w:webHidden/>
              </w:rPr>
              <w:tab/>
            </w:r>
            <w:r>
              <w:rPr>
                <w:noProof/>
                <w:webHidden/>
              </w:rPr>
              <w:fldChar w:fldCharType="begin"/>
            </w:r>
            <w:r>
              <w:rPr>
                <w:noProof/>
                <w:webHidden/>
              </w:rPr>
              <w:instrText xml:space="preserve"> PAGEREF _Toc201160793 \h </w:instrText>
            </w:r>
            <w:r>
              <w:rPr>
                <w:noProof/>
                <w:webHidden/>
              </w:rPr>
            </w:r>
            <w:r>
              <w:rPr>
                <w:noProof/>
                <w:webHidden/>
              </w:rPr>
              <w:fldChar w:fldCharType="separate"/>
            </w:r>
            <w:r>
              <w:rPr>
                <w:noProof/>
                <w:webHidden/>
              </w:rPr>
              <w:t>15</w:t>
            </w:r>
            <w:r>
              <w:rPr>
                <w:noProof/>
                <w:webHidden/>
              </w:rPr>
              <w:fldChar w:fldCharType="end"/>
            </w:r>
          </w:hyperlink>
        </w:p>
        <w:p w14:paraId="37048ECC" w14:textId="33C667A3" w:rsidR="00ED2A8E" w:rsidRDefault="00ED2A8E">
          <w:pPr>
            <w:pStyle w:val="TOC3"/>
            <w:tabs>
              <w:tab w:val="left" w:pos="1440"/>
              <w:tab w:val="right" w:leader="dot" w:pos="10502"/>
            </w:tabs>
            <w:rPr>
              <w:rFonts w:asciiTheme="minorHAnsi" w:hAnsiTheme="minorHAnsi"/>
              <w:noProof/>
            </w:rPr>
          </w:pPr>
          <w:hyperlink w:anchor="_Toc201160794" w:history="1">
            <w:r w:rsidRPr="00585A27">
              <w:rPr>
                <w:rStyle w:val="Hyperlink"/>
                <w:noProof/>
              </w:rPr>
              <w:t>4.3.2</w:t>
            </w:r>
            <w:r>
              <w:rPr>
                <w:rFonts w:asciiTheme="minorHAnsi" w:hAnsiTheme="minorHAnsi"/>
                <w:noProof/>
              </w:rPr>
              <w:tab/>
            </w:r>
            <w:r w:rsidRPr="00585A27">
              <w:rPr>
                <w:rStyle w:val="Hyperlink"/>
                <w:noProof/>
              </w:rPr>
              <w:t>J2: PCIe SERIAL DATA</w:t>
            </w:r>
            <w:r>
              <w:rPr>
                <w:noProof/>
                <w:webHidden/>
              </w:rPr>
              <w:tab/>
            </w:r>
            <w:r>
              <w:rPr>
                <w:noProof/>
                <w:webHidden/>
              </w:rPr>
              <w:fldChar w:fldCharType="begin"/>
            </w:r>
            <w:r>
              <w:rPr>
                <w:noProof/>
                <w:webHidden/>
              </w:rPr>
              <w:instrText xml:space="preserve"> PAGEREF _Toc201160794 \h </w:instrText>
            </w:r>
            <w:r>
              <w:rPr>
                <w:noProof/>
                <w:webHidden/>
              </w:rPr>
            </w:r>
            <w:r>
              <w:rPr>
                <w:noProof/>
                <w:webHidden/>
              </w:rPr>
              <w:fldChar w:fldCharType="separate"/>
            </w:r>
            <w:r>
              <w:rPr>
                <w:noProof/>
                <w:webHidden/>
              </w:rPr>
              <w:t>16</w:t>
            </w:r>
            <w:r>
              <w:rPr>
                <w:noProof/>
                <w:webHidden/>
              </w:rPr>
              <w:fldChar w:fldCharType="end"/>
            </w:r>
          </w:hyperlink>
        </w:p>
        <w:p w14:paraId="44E6F5F6" w14:textId="759A46EF" w:rsidR="00ED2A8E" w:rsidRDefault="00ED2A8E">
          <w:pPr>
            <w:pStyle w:val="TOC3"/>
            <w:tabs>
              <w:tab w:val="left" w:pos="1440"/>
              <w:tab w:val="right" w:leader="dot" w:pos="10502"/>
            </w:tabs>
            <w:rPr>
              <w:rFonts w:asciiTheme="minorHAnsi" w:hAnsiTheme="minorHAnsi"/>
              <w:noProof/>
            </w:rPr>
          </w:pPr>
          <w:hyperlink w:anchor="_Toc201160795" w:history="1">
            <w:r w:rsidRPr="00585A27">
              <w:rPr>
                <w:rStyle w:val="Hyperlink"/>
                <w:noProof/>
              </w:rPr>
              <w:t>4.3.3</w:t>
            </w:r>
            <w:r>
              <w:rPr>
                <w:rFonts w:asciiTheme="minorHAnsi" w:hAnsiTheme="minorHAnsi"/>
                <w:noProof/>
              </w:rPr>
              <w:tab/>
            </w:r>
            <w:r w:rsidRPr="00585A27">
              <w:rPr>
                <w:rStyle w:val="Hyperlink"/>
                <w:noProof/>
              </w:rPr>
              <w:t>J3: Ethernet 1</w:t>
            </w:r>
            <w:r>
              <w:rPr>
                <w:noProof/>
                <w:webHidden/>
              </w:rPr>
              <w:tab/>
            </w:r>
            <w:r>
              <w:rPr>
                <w:noProof/>
                <w:webHidden/>
              </w:rPr>
              <w:fldChar w:fldCharType="begin"/>
            </w:r>
            <w:r>
              <w:rPr>
                <w:noProof/>
                <w:webHidden/>
              </w:rPr>
              <w:instrText xml:space="preserve"> PAGEREF _Toc201160795 \h </w:instrText>
            </w:r>
            <w:r>
              <w:rPr>
                <w:noProof/>
                <w:webHidden/>
              </w:rPr>
            </w:r>
            <w:r>
              <w:rPr>
                <w:noProof/>
                <w:webHidden/>
              </w:rPr>
              <w:fldChar w:fldCharType="separate"/>
            </w:r>
            <w:r>
              <w:rPr>
                <w:noProof/>
                <w:webHidden/>
              </w:rPr>
              <w:t>17</w:t>
            </w:r>
            <w:r>
              <w:rPr>
                <w:noProof/>
                <w:webHidden/>
              </w:rPr>
              <w:fldChar w:fldCharType="end"/>
            </w:r>
          </w:hyperlink>
        </w:p>
        <w:p w14:paraId="6B76ADA4" w14:textId="2EB61747" w:rsidR="00ED2A8E" w:rsidRDefault="00ED2A8E">
          <w:pPr>
            <w:pStyle w:val="TOC3"/>
            <w:tabs>
              <w:tab w:val="left" w:pos="1440"/>
              <w:tab w:val="right" w:leader="dot" w:pos="10502"/>
            </w:tabs>
            <w:rPr>
              <w:rFonts w:asciiTheme="minorHAnsi" w:hAnsiTheme="minorHAnsi"/>
              <w:noProof/>
            </w:rPr>
          </w:pPr>
          <w:hyperlink w:anchor="_Toc201160796" w:history="1">
            <w:r w:rsidRPr="00585A27">
              <w:rPr>
                <w:rStyle w:val="Hyperlink"/>
                <w:noProof/>
              </w:rPr>
              <w:t>4.3.4</w:t>
            </w:r>
            <w:r>
              <w:rPr>
                <w:rFonts w:asciiTheme="minorHAnsi" w:hAnsiTheme="minorHAnsi"/>
                <w:noProof/>
              </w:rPr>
              <w:tab/>
            </w:r>
            <w:r w:rsidRPr="00585A27">
              <w:rPr>
                <w:rStyle w:val="Hyperlink"/>
                <w:noProof/>
              </w:rPr>
              <w:t>J4: Ethernet 2</w:t>
            </w:r>
            <w:r>
              <w:rPr>
                <w:noProof/>
                <w:webHidden/>
              </w:rPr>
              <w:tab/>
            </w:r>
            <w:r>
              <w:rPr>
                <w:noProof/>
                <w:webHidden/>
              </w:rPr>
              <w:fldChar w:fldCharType="begin"/>
            </w:r>
            <w:r>
              <w:rPr>
                <w:noProof/>
                <w:webHidden/>
              </w:rPr>
              <w:instrText xml:space="preserve"> PAGEREF _Toc201160796 \h </w:instrText>
            </w:r>
            <w:r>
              <w:rPr>
                <w:noProof/>
                <w:webHidden/>
              </w:rPr>
            </w:r>
            <w:r>
              <w:rPr>
                <w:noProof/>
                <w:webHidden/>
              </w:rPr>
              <w:fldChar w:fldCharType="separate"/>
            </w:r>
            <w:r>
              <w:rPr>
                <w:noProof/>
                <w:webHidden/>
              </w:rPr>
              <w:t>17</w:t>
            </w:r>
            <w:r>
              <w:rPr>
                <w:noProof/>
                <w:webHidden/>
              </w:rPr>
              <w:fldChar w:fldCharType="end"/>
            </w:r>
          </w:hyperlink>
        </w:p>
        <w:p w14:paraId="42F04D29" w14:textId="30EA1629" w:rsidR="00ED2A8E" w:rsidRDefault="00ED2A8E">
          <w:pPr>
            <w:pStyle w:val="TOC3"/>
            <w:tabs>
              <w:tab w:val="left" w:pos="1440"/>
              <w:tab w:val="right" w:leader="dot" w:pos="10502"/>
            </w:tabs>
            <w:rPr>
              <w:rFonts w:asciiTheme="minorHAnsi" w:hAnsiTheme="minorHAnsi"/>
              <w:noProof/>
            </w:rPr>
          </w:pPr>
          <w:hyperlink w:anchor="_Toc201160797" w:history="1">
            <w:r w:rsidRPr="00585A27">
              <w:rPr>
                <w:rStyle w:val="Hyperlink"/>
                <w:noProof/>
              </w:rPr>
              <w:t>4.3.5</w:t>
            </w:r>
            <w:r>
              <w:rPr>
                <w:rFonts w:asciiTheme="minorHAnsi" w:hAnsiTheme="minorHAnsi"/>
                <w:noProof/>
              </w:rPr>
              <w:tab/>
            </w:r>
            <w:r w:rsidRPr="00585A27">
              <w:rPr>
                <w:rStyle w:val="Hyperlink"/>
                <w:noProof/>
              </w:rPr>
              <w:t>J5: POWER</w:t>
            </w:r>
            <w:r>
              <w:rPr>
                <w:noProof/>
                <w:webHidden/>
              </w:rPr>
              <w:tab/>
            </w:r>
            <w:r>
              <w:rPr>
                <w:noProof/>
                <w:webHidden/>
              </w:rPr>
              <w:fldChar w:fldCharType="begin"/>
            </w:r>
            <w:r>
              <w:rPr>
                <w:noProof/>
                <w:webHidden/>
              </w:rPr>
              <w:instrText xml:space="preserve"> PAGEREF _Toc201160797 \h </w:instrText>
            </w:r>
            <w:r>
              <w:rPr>
                <w:noProof/>
                <w:webHidden/>
              </w:rPr>
            </w:r>
            <w:r>
              <w:rPr>
                <w:noProof/>
                <w:webHidden/>
              </w:rPr>
              <w:fldChar w:fldCharType="separate"/>
            </w:r>
            <w:r>
              <w:rPr>
                <w:noProof/>
                <w:webHidden/>
              </w:rPr>
              <w:t>18</w:t>
            </w:r>
            <w:r>
              <w:rPr>
                <w:noProof/>
                <w:webHidden/>
              </w:rPr>
              <w:fldChar w:fldCharType="end"/>
            </w:r>
          </w:hyperlink>
        </w:p>
        <w:p w14:paraId="17CCFCFB" w14:textId="6279DBC2" w:rsidR="00ED2A8E" w:rsidRDefault="00ED2A8E">
          <w:pPr>
            <w:pStyle w:val="TOC3"/>
            <w:tabs>
              <w:tab w:val="left" w:pos="1440"/>
              <w:tab w:val="right" w:leader="dot" w:pos="10502"/>
            </w:tabs>
            <w:rPr>
              <w:rFonts w:asciiTheme="minorHAnsi" w:hAnsiTheme="minorHAnsi"/>
              <w:noProof/>
            </w:rPr>
          </w:pPr>
          <w:hyperlink w:anchor="_Toc201160798" w:history="1">
            <w:r w:rsidRPr="00585A27">
              <w:rPr>
                <w:rStyle w:val="Hyperlink"/>
                <w:noProof/>
              </w:rPr>
              <w:t>4.3.6</w:t>
            </w:r>
            <w:r>
              <w:rPr>
                <w:rFonts w:asciiTheme="minorHAnsi" w:hAnsiTheme="minorHAnsi"/>
                <w:noProof/>
              </w:rPr>
              <w:tab/>
            </w:r>
            <w:r w:rsidRPr="00585A27">
              <w:rPr>
                <w:rStyle w:val="Hyperlink"/>
                <w:noProof/>
              </w:rPr>
              <w:t>QJ1 -QJ6: OTA HEATERS AND THERMISTORS</w:t>
            </w:r>
            <w:r>
              <w:rPr>
                <w:noProof/>
                <w:webHidden/>
              </w:rPr>
              <w:tab/>
            </w:r>
            <w:r>
              <w:rPr>
                <w:noProof/>
                <w:webHidden/>
              </w:rPr>
              <w:fldChar w:fldCharType="begin"/>
            </w:r>
            <w:r>
              <w:rPr>
                <w:noProof/>
                <w:webHidden/>
              </w:rPr>
              <w:instrText xml:space="preserve"> PAGEREF _Toc201160798 \h </w:instrText>
            </w:r>
            <w:r>
              <w:rPr>
                <w:noProof/>
                <w:webHidden/>
              </w:rPr>
            </w:r>
            <w:r>
              <w:rPr>
                <w:noProof/>
                <w:webHidden/>
              </w:rPr>
              <w:fldChar w:fldCharType="separate"/>
            </w:r>
            <w:r>
              <w:rPr>
                <w:noProof/>
                <w:webHidden/>
              </w:rPr>
              <w:t>19</w:t>
            </w:r>
            <w:r>
              <w:rPr>
                <w:noProof/>
                <w:webHidden/>
              </w:rPr>
              <w:fldChar w:fldCharType="end"/>
            </w:r>
          </w:hyperlink>
        </w:p>
        <w:p w14:paraId="2E11EFEB" w14:textId="61B46D35" w:rsidR="00ED2A8E" w:rsidRDefault="00ED2A8E">
          <w:pPr>
            <w:pStyle w:val="TOC1"/>
            <w:rPr>
              <w:rFonts w:asciiTheme="minorHAnsi" w:eastAsiaTheme="minorEastAsia" w:hAnsiTheme="minorHAnsi"/>
              <w:b w:val="0"/>
              <w:bCs w:val="0"/>
              <w:kern w:val="2"/>
              <w:sz w:val="24"/>
              <w:szCs w:val="24"/>
              <w14:ligatures w14:val="standardContextual"/>
            </w:rPr>
          </w:pPr>
          <w:hyperlink w:anchor="_Toc201160799" w:history="1">
            <w:r w:rsidRPr="00585A27">
              <w:rPr>
                <w:rStyle w:val="Hyperlink"/>
              </w:rPr>
              <w:t>6.0</w:t>
            </w:r>
            <w:r>
              <w:rPr>
                <w:rFonts w:asciiTheme="minorHAnsi" w:eastAsiaTheme="minorEastAsia" w:hAnsiTheme="minorHAnsi"/>
                <w:b w:val="0"/>
                <w:bCs w:val="0"/>
                <w:kern w:val="2"/>
                <w:sz w:val="24"/>
                <w:szCs w:val="24"/>
                <w14:ligatures w14:val="standardContextual"/>
              </w:rPr>
              <w:tab/>
            </w:r>
            <w:r w:rsidRPr="00585A27">
              <w:rPr>
                <w:rStyle w:val="Hyperlink"/>
              </w:rPr>
              <w:t>GROUNDING</w:t>
            </w:r>
            <w:r>
              <w:rPr>
                <w:webHidden/>
              </w:rPr>
              <w:tab/>
            </w:r>
            <w:r>
              <w:rPr>
                <w:webHidden/>
              </w:rPr>
              <w:fldChar w:fldCharType="begin"/>
            </w:r>
            <w:r>
              <w:rPr>
                <w:webHidden/>
              </w:rPr>
              <w:instrText xml:space="preserve"> PAGEREF _Toc201160799 \h </w:instrText>
            </w:r>
            <w:r>
              <w:rPr>
                <w:webHidden/>
              </w:rPr>
            </w:r>
            <w:r>
              <w:rPr>
                <w:webHidden/>
              </w:rPr>
              <w:fldChar w:fldCharType="separate"/>
            </w:r>
            <w:r>
              <w:rPr>
                <w:webHidden/>
              </w:rPr>
              <w:t>21</w:t>
            </w:r>
            <w:r>
              <w:rPr>
                <w:webHidden/>
              </w:rPr>
              <w:fldChar w:fldCharType="end"/>
            </w:r>
          </w:hyperlink>
        </w:p>
        <w:p w14:paraId="012DCFD5" w14:textId="45C03FF1" w:rsidR="00ED2A8E" w:rsidRDefault="00ED2A8E">
          <w:pPr>
            <w:pStyle w:val="TOC1"/>
            <w:rPr>
              <w:rFonts w:asciiTheme="minorHAnsi" w:eastAsiaTheme="minorEastAsia" w:hAnsiTheme="minorHAnsi"/>
              <w:b w:val="0"/>
              <w:bCs w:val="0"/>
              <w:kern w:val="2"/>
              <w:sz w:val="24"/>
              <w:szCs w:val="24"/>
              <w14:ligatures w14:val="standardContextual"/>
            </w:rPr>
          </w:pPr>
          <w:hyperlink w:anchor="_Toc201160800" w:history="1">
            <w:r w:rsidRPr="00585A27">
              <w:rPr>
                <w:rStyle w:val="Hyperlink"/>
              </w:rPr>
              <w:t>7.0</w:t>
            </w:r>
            <w:r>
              <w:rPr>
                <w:rFonts w:asciiTheme="minorHAnsi" w:eastAsiaTheme="minorEastAsia" w:hAnsiTheme="minorHAnsi"/>
                <w:b w:val="0"/>
                <w:bCs w:val="0"/>
                <w:kern w:val="2"/>
                <w:sz w:val="24"/>
                <w:szCs w:val="24"/>
                <w14:ligatures w14:val="standardContextual"/>
              </w:rPr>
              <w:tab/>
            </w:r>
            <w:r w:rsidRPr="00585A27">
              <w:rPr>
                <w:rStyle w:val="Hyperlink"/>
              </w:rPr>
              <w:t>INTERNAL ELECTRICAL INTERFACE DEFINITIONS</w:t>
            </w:r>
            <w:r>
              <w:rPr>
                <w:webHidden/>
              </w:rPr>
              <w:tab/>
            </w:r>
            <w:r>
              <w:rPr>
                <w:webHidden/>
              </w:rPr>
              <w:fldChar w:fldCharType="begin"/>
            </w:r>
            <w:r>
              <w:rPr>
                <w:webHidden/>
              </w:rPr>
              <w:instrText xml:space="preserve"> PAGEREF _Toc201160800 \h </w:instrText>
            </w:r>
            <w:r>
              <w:rPr>
                <w:webHidden/>
              </w:rPr>
            </w:r>
            <w:r>
              <w:rPr>
                <w:webHidden/>
              </w:rPr>
              <w:fldChar w:fldCharType="separate"/>
            </w:r>
            <w:r>
              <w:rPr>
                <w:webHidden/>
              </w:rPr>
              <w:t>22</w:t>
            </w:r>
            <w:r>
              <w:rPr>
                <w:webHidden/>
              </w:rPr>
              <w:fldChar w:fldCharType="end"/>
            </w:r>
          </w:hyperlink>
        </w:p>
        <w:p w14:paraId="558AE077" w14:textId="759C2DA2" w:rsidR="00ED2A8E" w:rsidRDefault="00ED2A8E">
          <w:pPr>
            <w:pStyle w:val="TOC2"/>
            <w:tabs>
              <w:tab w:val="left" w:pos="960"/>
              <w:tab w:val="right" w:leader="dot" w:pos="10502"/>
            </w:tabs>
            <w:rPr>
              <w:rFonts w:asciiTheme="minorHAnsi" w:eastAsiaTheme="minorEastAsia" w:hAnsiTheme="minorHAnsi"/>
              <w:noProof/>
              <w:kern w:val="2"/>
              <w:sz w:val="24"/>
              <w:szCs w:val="24"/>
              <w14:ligatures w14:val="standardContextual"/>
            </w:rPr>
          </w:pPr>
          <w:hyperlink w:anchor="_Toc201160801" w:history="1">
            <w:r w:rsidRPr="00585A27">
              <w:rPr>
                <w:rStyle w:val="Hyperlink"/>
                <w:noProof/>
              </w:rPr>
              <w:t>7.1</w:t>
            </w:r>
            <w:r>
              <w:rPr>
                <w:rFonts w:asciiTheme="minorHAnsi" w:eastAsiaTheme="minorEastAsia" w:hAnsiTheme="minorHAnsi"/>
                <w:noProof/>
                <w:kern w:val="2"/>
                <w:sz w:val="24"/>
                <w:szCs w:val="24"/>
                <w14:ligatures w14:val="standardContextual"/>
              </w:rPr>
              <w:tab/>
            </w:r>
            <w:r w:rsidRPr="00585A27">
              <w:rPr>
                <w:rStyle w:val="Hyperlink"/>
                <w:noProof/>
              </w:rPr>
              <w:t>J6: Focusing Mechanism Interface</w:t>
            </w:r>
            <w:r>
              <w:rPr>
                <w:noProof/>
                <w:webHidden/>
              </w:rPr>
              <w:tab/>
            </w:r>
            <w:r>
              <w:rPr>
                <w:noProof/>
                <w:webHidden/>
              </w:rPr>
              <w:fldChar w:fldCharType="begin"/>
            </w:r>
            <w:r>
              <w:rPr>
                <w:noProof/>
                <w:webHidden/>
              </w:rPr>
              <w:instrText xml:space="preserve"> PAGEREF _Toc201160801 \h </w:instrText>
            </w:r>
            <w:r>
              <w:rPr>
                <w:noProof/>
                <w:webHidden/>
              </w:rPr>
            </w:r>
            <w:r>
              <w:rPr>
                <w:noProof/>
                <w:webHidden/>
              </w:rPr>
              <w:fldChar w:fldCharType="separate"/>
            </w:r>
            <w:r>
              <w:rPr>
                <w:noProof/>
                <w:webHidden/>
              </w:rPr>
              <w:t>22</w:t>
            </w:r>
            <w:r>
              <w:rPr>
                <w:noProof/>
                <w:webHidden/>
              </w:rPr>
              <w:fldChar w:fldCharType="end"/>
            </w:r>
          </w:hyperlink>
        </w:p>
        <w:p w14:paraId="4BD21703" w14:textId="36751C6C" w:rsidR="00ED2A8E" w:rsidRDefault="00ED2A8E">
          <w:pPr>
            <w:pStyle w:val="TOC2"/>
            <w:tabs>
              <w:tab w:val="left" w:pos="960"/>
              <w:tab w:val="right" w:leader="dot" w:pos="10502"/>
            </w:tabs>
            <w:rPr>
              <w:rFonts w:asciiTheme="minorHAnsi" w:eastAsiaTheme="minorEastAsia" w:hAnsiTheme="minorHAnsi"/>
              <w:noProof/>
              <w:kern w:val="2"/>
              <w:sz w:val="24"/>
              <w:szCs w:val="24"/>
              <w14:ligatures w14:val="standardContextual"/>
            </w:rPr>
          </w:pPr>
          <w:hyperlink w:anchor="_Toc201160802" w:history="1">
            <w:r w:rsidRPr="00585A27">
              <w:rPr>
                <w:rStyle w:val="Hyperlink"/>
                <w:noProof/>
              </w:rPr>
              <w:t>7.2</w:t>
            </w:r>
            <w:r>
              <w:rPr>
                <w:rFonts w:asciiTheme="minorHAnsi" w:eastAsiaTheme="minorEastAsia" w:hAnsiTheme="minorHAnsi"/>
                <w:noProof/>
                <w:kern w:val="2"/>
                <w:sz w:val="24"/>
                <w:szCs w:val="24"/>
                <w14:ligatures w14:val="standardContextual"/>
              </w:rPr>
              <w:tab/>
            </w:r>
            <w:r w:rsidRPr="00585A27">
              <w:rPr>
                <w:rStyle w:val="Hyperlink"/>
                <w:noProof/>
              </w:rPr>
              <w:t>Focusing Mechanism Harness</w:t>
            </w:r>
            <w:r>
              <w:rPr>
                <w:noProof/>
                <w:webHidden/>
              </w:rPr>
              <w:tab/>
            </w:r>
            <w:r>
              <w:rPr>
                <w:noProof/>
                <w:webHidden/>
              </w:rPr>
              <w:fldChar w:fldCharType="begin"/>
            </w:r>
            <w:r>
              <w:rPr>
                <w:noProof/>
                <w:webHidden/>
              </w:rPr>
              <w:instrText xml:space="preserve"> PAGEREF _Toc201160802 \h </w:instrText>
            </w:r>
            <w:r>
              <w:rPr>
                <w:noProof/>
                <w:webHidden/>
              </w:rPr>
            </w:r>
            <w:r>
              <w:rPr>
                <w:noProof/>
                <w:webHidden/>
              </w:rPr>
              <w:fldChar w:fldCharType="separate"/>
            </w:r>
            <w:r>
              <w:rPr>
                <w:noProof/>
                <w:webHidden/>
              </w:rPr>
              <w:t>22</w:t>
            </w:r>
            <w:r>
              <w:rPr>
                <w:noProof/>
                <w:webHidden/>
              </w:rPr>
              <w:fldChar w:fldCharType="end"/>
            </w:r>
          </w:hyperlink>
        </w:p>
        <w:p w14:paraId="55C9B4F7" w14:textId="5E4C1A30" w:rsidR="00ED2A8E" w:rsidRDefault="00ED2A8E">
          <w:pPr>
            <w:pStyle w:val="TOC2"/>
            <w:tabs>
              <w:tab w:val="left" w:pos="960"/>
              <w:tab w:val="right" w:leader="dot" w:pos="10502"/>
            </w:tabs>
            <w:rPr>
              <w:rFonts w:asciiTheme="minorHAnsi" w:eastAsiaTheme="minorEastAsia" w:hAnsiTheme="minorHAnsi"/>
              <w:noProof/>
              <w:kern w:val="2"/>
              <w:sz w:val="24"/>
              <w:szCs w:val="24"/>
              <w14:ligatures w14:val="standardContextual"/>
            </w:rPr>
          </w:pPr>
          <w:hyperlink w:anchor="_Toc201160803" w:history="1">
            <w:r w:rsidRPr="00585A27">
              <w:rPr>
                <w:rStyle w:val="Hyperlink"/>
                <w:noProof/>
              </w:rPr>
              <w:t>7.3</w:t>
            </w:r>
            <w:r>
              <w:rPr>
                <w:rFonts w:asciiTheme="minorHAnsi" w:eastAsiaTheme="minorEastAsia" w:hAnsiTheme="minorHAnsi"/>
                <w:noProof/>
                <w:kern w:val="2"/>
                <w:sz w:val="24"/>
                <w:szCs w:val="24"/>
                <w14:ligatures w14:val="standardContextual"/>
              </w:rPr>
              <w:tab/>
            </w:r>
            <w:r w:rsidRPr="00585A27">
              <w:rPr>
                <w:rStyle w:val="Hyperlink"/>
                <w:noProof/>
              </w:rPr>
              <w:t>J7: Sensor Board Interface</w:t>
            </w:r>
            <w:r>
              <w:rPr>
                <w:noProof/>
                <w:webHidden/>
              </w:rPr>
              <w:tab/>
            </w:r>
            <w:r>
              <w:rPr>
                <w:noProof/>
                <w:webHidden/>
              </w:rPr>
              <w:fldChar w:fldCharType="begin"/>
            </w:r>
            <w:r>
              <w:rPr>
                <w:noProof/>
                <w:webHidden/>
              </w:rPr>
              <w:instrText xml:space="preserve"> PAGEREF _Toc201160803 \h </w:instrText>
            </w:r>
            <w:r>
              <w:rPr>
                <w:noProof/>
                <w:webHidden/>
              </w:rPr>
            </w:r>
            <w:r>
              <w:rPr>
                <w:noProof/>
                <w:webHidden/>
              </w:rPr>
              <w:fldChar w:fldCharType="separate"/>
            </w:r>
            <w:r>
              <w:rPr>
                <w:noProof/>
                <w:webHidden/>
              </w:rPr>
              <w:t>23</w:t>
            </w:r>
            <w:r>
              <w:rPr>
                <w:noProof/>
                <w:webHidden/>
              </w:rPr>
              <w:fldChar w:fldCharType="end"/>
            </w:r>
          </w:hyperlink>
        </w:p>
        <w:p w14:paraId="31E3101C" w14:textId="363050A2" w:rsidR="005168A3" w:rsidRDefault="005168A3" w:rsidP="688B316A">
          <w:pPr>
            <w:pStyle w:val="TOC2"/>
            <w:tabs>
              <w:tab w:val="left" w:pos="660"/>
              <w:tab w:val="right" w:leader="dot" w:pos="10500"/>
            </w:tabs>
            <w:rPr>
              <w:rStyle w:val="Hyperlink"/>
              <w:noProof/>
              <w:kern w:val="2"/>
              <w14:ligatures w14:val="standardContextual"/>
            </w:rPr>
          </w:pPr>
          <w:r>
            <w:fldChar w:fldCharType="end"/>
          </w:r>
        </w:p>
      </w:sdtContent>
    </w:sdt>
    <w:p w14:paraId="71B6BC7B" w14:textId="6EEDE167" w:rsidR="00EE3534" w:rsidRPr="00C34705" w:rsidRDefault="00EE3534" w:rsidP="00C34705">
      <w:pPr>
        <w:rPr>
          <w:b/>
        </w:rPr>
      </w:pPr>
    </w:p>
    <w:p w14:paraId="208A246A" w14:textId="32C15884" w:rsidR="00313AD2" w:rsidRDefault="00313AD2" w:rsidP="00313AD2">
      <w:pPr>
        <w:pStyle w:val="Title"/>
        <w:pBdr>
          <w:bottom w:val="single" w:sz="6" w:space="1" w:color="auto"/>
        </w:pBdr>
        <w:rPr>
          <w:shd w:val="clear" w:color="auto" w:fill="E6E6E6"/>
        </w:rPr>
      </w:pPr>
      <w:r w:rsidRPr="00313AD2">
        <w:rPr>
          <w:shd w:val="clear" w:color="auto" w:fill="E6E6E6"/>
        </w:rPr>
        <w:t>LIST OF FIGURES</w:t>
      </w:r>
    </w:p>
    <w:p w14:paraId="6D4C88B4" w14:textId="366C8A1D" w:rsidR="00ED2A8E" w:rsidRDefault="00EE3534">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r>
        <w:rPr>
          <w:rFonts w:eastAsia="Times New Roman"/>
          <w:b/>
          <w:bCs/>
          <w:color w:val="2B579A"/>
          <w:shd w:val="clear" w:color="auto" w:fill="E6E6E6"/>
        </w:rPr>
        <w:fldChar w:fldCharType="begin"/>
      </w:r>
      <w:r>
        <w:rPr>
          <w:rFonts w:eastAsia="Times New Roman"/>
          <w:b/>
          <w:bCs/>
          <w:color w:val="2B579A"/>
          <w:shd w:val="clear" w:color="auto" w:fill="E6E6E6"/>
        </w:rPr>
        <w:instrText xml:space="preserve"> TOC \h \z \c "Figure" </w:instrText>
      </w:r>
      <w:r>
        <w:rPr>
          <w:rFonts w:eastAsia="Times New Roman"/>
          <w:b/>
          <w:bCs/>
          <w:color w:val="2B579A"/>
          <w:shd w:val="clear" w:color="auto" w:fill="E6E6E6"/>
        </w:rPr>
        <w:fldChar w:fldCharType="separate"/>
      </w:r>
      <w:hyperlink w:anchor="_Toc201160804" w:history="1">
        <w:r w:rsidR="00ED2A8E" w:rsidRPr="00FD46FC">
          <w:rPr>
            <w:rStyle w:val="Hyperlink"/>
            <w:i/>
            <w:noProof/>
          </w:rPr>
          <w:t>Figure 4</w:t>
        </w:r>
        <w:r w:rsidR="00ED2A8E" w:rsidRPr="00FD46FC">
          <w:rPr>
            <w:rStyle w:val="Hyperlink"/>
            <w:i/>
            <w:noProof/>
          </w:rPr>
          <w:noBreakHyphen/>
          <w:t>1: FARSIGHT Electrical Interface Block Diagram</w:t>
        </w:r>
        <w:r w:rsidR="00ED2A8E">
          <w:rPr>
            <w:noProof/>
            <w:webHidden/>
          </w:rPr>
          <w:tab/>
        </w:r>
        <w:r w:rsidR="00ED2A8E">
          <w:rPr>
            <w:noProof/>
            <w:webHidden/>
          </w:rPr>
          <w:fldChar w:fldCharType="begin"/>
        </w:r>
        <w:r w:rsidR="00ED2A8E">
          <w:rPr>
            <w:noProof/>
            <w:webHidden/>
          </w:rPr>
          <w:instrText xml:space="preserve"> PAGEREF _Toc201160804 \h </w:instrText>
        </w:r>
        <w:r w:rsidR="00ED2A8E">
          <w:rPr>
            <w:noProof/>
            <w:webHidden/>
          </w:rPr>
        </w:r>
        <w:r w:rsidR="00ED2A8E">
          <w:rPr>
            <w:noProof/>
            <w:webHidden/>
          </w:rPr>
          <w:fldChar w:fldCharType="separate"/>
        </w:r>
        <w:r w:rsidR="00ED2A8E">
          <w:rPr>
            <w:noProof/>
            <w:webHidden/>
          </w:rPr>
          <w:t>7</w:t>
        </w:r>
        <w:r w:rsidR="00ED2A8E">
          <w:rPr>
            <w:noProof/>
            <w:webHidden/>
          </w:rPr>
          <w:fldChar w:fldCharType="end"/>
        </w:r>
      </w:hyperlink>
    </w:p>
    <w:p w14:paraId="2C2561BF" w14:textId="4DCD1BFB"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05" w:history="1">
        <w:r w:rsidRPr="00FD46FC">
          <w:rPr>
            <w:rStyle w:val="Hyperlink"/>
            <w:i/>
            <w:noProof/>
          </w:rPr>
          <w:t>Figure 7</w:t>
        </w:r>
        <w:r w:rsidRPr="00FD46FC">
          <w:rPr>
            <w:rStyle w:val="Hyperlink"/>
            <w:i/>
            <w:noProof/>
          </w:rPr>
          <w:noBreakHyphen/>
          <w:t>1: Focusing mechanism harness illustration</w:t>
        </w:r>
        <w:r>
          <w:rPr>
            <w:noProof/>
            <w:webHidden/>
          </w:rPr>
          <w:tab/>
        </w:r>
        <w:r>
          <w:rPr>
            <w:noProof/>
            <w:webHidden/>
          </w:rPr>
          <w:fldChar w:fldCharType="begin"/>
        </w:r>
        <w:r>
          <w:rPr>
            <w:noProof/>
            <w:webHidden/>
          </w:rPr>
          <w:instrText xml:space="preserve"> PAGEREF _Toc201160805 \h </w:instrText>
        </w:r>
        <w:r>
          <w:rPr>
            <w:noProof/>
            <w:webHidden/>
          </w:rPr>
        </w:r>
        <w:r>
          <w:rPr>
            <w:noProof/>
            <w:webHidden/>
          </w:rPr>
          <w:fldChar w:fldCharType="separate"/>
        </w:r>
        <w:r>
          <w:rPr>
            <w:noProof/>
            <w:webHidden/>
          </w:rPr>
          <w:t>23</w:t>
        </w:r>
        <w:r>
          <w:rPr>
            <w:noProof/>
            <w:webHidden/>
          </w:rPr>
          <w:fldChar w:fldCharType="end"/>
        </w:r>
      </w:hyperlink>
    </w:p>
    <w:p w14:paraId="34CEEE30" w14:textId="312395B5" w:rsidR="003351F3" w:rsidRDefault="00EE3534" w:rsidP="003351F3">
      <w:pPr>
        <w:rPr>
          <w:rFonts w:eastAsia="Times New Roman"/>
          <w:b/>
          <w:bCs/>
          <w:color w:val="2B579A"/>
          <w:shd w:val="clear" w:color="auto" w:fill="E6E6E6"/>
        </w:rPr>
      </w:pPr>
      <w:r>
        <w:rPr>
          <w:rFonts w:eastAsia="Times New Roman"/>
          <w:b/>
          <w:bCs/>
          <w:color w:val="2B579A"/>
          <w:shd w:val="clear" w:color="auto" w:fill="E6E6E6"/>
        </w:rPr>
        <w:fldChar w:fldCharType="end"/>
      </w:r>
    </w:p>
    <w:p w14:paraId="294AF7C6" w14:textId="3BBC5AE1" w:rsidR="00EE3534" w:rsidRDefault="00EE3534" w:rsidP="00EE3534">
      <w:pPr>
        <w:pStyle w:val="Title"/>
        <w:pBdr>
          <w:bottom w:val="single" w:sz="6" w:space="1" w:color="auto"/>
        </w:pBdr>
        <w:rPr>
          <w:shd w:val="clear" w:color="auto" w:fill="E6E6E6"/>
        </w:rPr>
      </w:pPr>
      <w:bookmarkStart w:id="1" w:name="_Toc176411132"/>
      <w:r>
        <w:rPr>
          <w:shd w:val="clear" w:color="auto" w:fill="E6E6E6"/>
        </w:rPr>
        <w:t>LIST OF TABLES</w:t>
      </w:r>
    </w:p>
    <w:p w14:paraId="32E18DEE" w14:textId="17BE3A91" w:rsidR="00ED2A8E" w:rsidRDefault="00EE3534">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r w:rsidRPr="00EE3534">
        <w:rPr>
          <w:rFonts w:eastAsia="Times New Roman"/>
          <w:color w:val="2B579A"/>
          <w:shd w:val="clear" w:color="auto" w:fill="E6E6E6"/>
        </w:rPr>
        <w:fldChar w:fldCharType="begin"/>
      </w:r>
      <w:r w:rsidRPr="00EE3534">
        <w:rPr>
          <w:rFonts w:eastAsia="Times New Roman"/>
          <w:color w:val="2B579A"/>
          <w:shd w:val="clear" w:color="auto" w:fill="E6E6E6"/>
        </w:rPr>
        <w:instrText xml:space="preserve"> TOC \h \z \c "Table" </w:instrText>
      </w:r>
      <w:r w:rsidRPr="00EE3534">
        <w:rPr>
          <w:rFonts w:eastAsia="Times New Roman"/>
          <w:color w:val="2B579A"/>
          <w:shd w:val="clear" w:color="auto" w:fill="E6E6E6"/>
        </w:rPr>
        <w:fldChar w:fldCharType="separate"/>
      </w:r>
      <w:hyperlink w:anchor="_Toc201160806" w:history="1">
        <w:r w:rsidR="00ED2A8E" w:rsidRPr="009662CF">
          <w:rPr>
            <w:rStyle w:val="Hyperlink"/>
            <w:noProof/>
          </w:rPr>
          <w:t>Table 2</w:t>
        </w:r>
        <w:r w:rsidR="00ED2A8E" w:rsidRPr="009662CF">
          <w:rPr>
            <w:rStyle w:val="Hyperlink"/>
            <w:noProof/>
          </w:rPr>
          <w:noBreakHyphen/>
          <w:t>1: Applicable TURION Documentation</w:t>
        </w:r>
        <w:r w:rsidR="00ED2A8E">
          <w:rPr>
            <w:noProof/>
            <w:webHidden/>
          </w:rPr>
          <w:tab/>
        </w:r>
        <w:r w:rsidR="00ED2A8E">
          <w:rPr>
            <w:noProof/>
            <w:webHidden/>
          </w:rPr>
          <w:fldChar w:fldCharType="begin"/>
        </w:r>
        <w:r w:rsidR="00ED2A8E">
          <w:rPr>
            <w:noProof/>
            <w:webHidden/>
          </w:rPr>
          <w:instrText xml:space="preserve"> PAGEREF _Toc201160806 \h </w:instrText>
        </w:r>
        <w:r w:rsidR="00ED2A8E">
          <w:rPr>
            <w:noProof/>
            <w:webHidden/>
          </w:rPr>
        </w:r>
        <w:r w:rsidR="00ED2A8E">
          <w:rPr>
            <w:noProof/>
            <w:webHidden/>
          </w:rPr>
          <w:fldChar w:fldCharType="separate"/>
        </w:r>
        <w:r w:rsidR="00ED2A8E">
          <w:rPr>
            <w:noProof/>
            <w:webHidden/>
          </w:rPr>
          <w:t>5</w:t>
        </w:r>
        <w:r w:rsidR="00ED2A8E">
          <w:rPr>
            <w:noProof/>
            <w:webHidden/>
          </w:rPr>
          <w:fldChar w:fldCharType="end"/>
        </w:r>
      </w:hyperlink>
    </w:p>
    <w:p w14:paraId="120EB2F7" w14:textId="71BC5FCE"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07" w:history="1">
        <w:r w:rsidRPr="009662CF">
          <w:rPr>
            <w:rStyle w:val="Hyperlink"/>
            <w:noProof/>
          </w:rPr>
          <w:t>Table 2</w:t>
        </w:r>
        <w:r w:rsidRPr="009662CF">
          <w:rPr>
            <w:rStyle w:val="Hyperlink"/>
            <w:noProof/>
          </w:rPr>
          <w:noBreakHyphen/>
          <w:t>2: Applicable External Documentation</w:t>
        </w:r>
        <w:r>
          <w:rPr>
            <w:noProof/>
            <w:webHidden/>
          </w:rPr>
          <w:tab/>
        </w:r>
        <w:r>
          <w:rPr>
            <w:noProof/>
            <w:webHidden/>
          </w:rPr>
          <w:fldChar w:fldCharType="begin"/>
        </w:r>
        <w:r>
          <w:rPr>
            <w:noProof/>
            <w:webHidden/>
          </w:rPr>
          <w:instrText xml:space="preserve"> PAGEREF _Toc201160807 \h </w:instrText>
        </w:r>
        <w:r>
          <w:rPr>
            <w:noProof/>
            <w:webHidden/>
          </w:rPr>
        </w:r>
        <w:r>
          <w:rPr>
            <w:noProof/>
            <w:webHidden/>
          </w:rPr>
          <w:fldChar w:fldCharType="separate"/>
        </w:r>
        <w:r>
          <w:rPr>
            <w:noProof/>
            <w:webHidden/>
          </w:rPr>
          <w:t>6</w:t>
        </w:r>
        <w:r>
          <w:rPr>
            <w:noProof/>
            <w:webHidden/>
          </w:rPr>
          <w:fldChar w:fldCharType="end"/>
        </w:r>
      </w:hyperlink>
    </w:p>
    <w:p w14:paraId="58F4567E" w14:textId="3D94E635"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08" w:history="1">
        <w:r w:rsidRPr="009662CF">
          <w:rPr>
            <w:rStyle w:val="Hyperlink"/>
            <w:noProof/>
          </w:rPr>
          <w:t>Table 4</w:t>
        </w:r>
        <w:r w:rsidRPr="009662CF">
          <w:rPr>
            <w:rStyle w:val="Hyperlink"/>
            <w:noProof/>
          </w:rPr>
          <w:noBreakHyphen/>
          <w:t>1: Power Supply Interface Pins</w:t>
        </w:r>
        <w:r>
          <w:rPr>
            <w:noProof/>
            <w:webHidden/>
          </w:rPr>
          <w:tab/>
        </w:r>
        <w:r>
          <w:rPr>
            <w:noProof/>
            <w:webHidden/>
          </w:rPr>
          <w:fldChar w:fldCharType="begin"/>
        </w:r>
        <w:r>
          <w:rPr>
            <w:noProof/>
            <w:webHidden/>
          </w:rPr>
          <w:instrText xml:space="preserve"> PAGEREF _Toc201160808 \h </w:instrText>
        </w:r>
        <w:r>
          <w:rPr>
            <w:noProof/>
            <w:webHidden/>
          </w:rPr>
        </w:r>
        <w:r>
          <w:rPr>
            <w:noProof/>
            <w:webHidden/>
          </w:rPr>
          <w:fldChar w:fldCharType="separate"/>
        </w:r>
        <w:r>
          <w:rPr>
            <w:noProof/>
            <w:webHidden/>
          </w:rPr>
          <w:t>8</w:t>
        </w:r>
        <w:r>
          <w:rPr>
            <w:noProof/>
            <w:webHidden/>
          </w:rPr>
          <w:fldChar w:fldCharType="end"/>
        </w:r>
      </w:hyperlink>
    </w:p>
    <w:p w14:paraId="30A6F26C" w14:textId="68BBE7CB"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09" w:history="1">
        <w:r w:rsidRPr="009662CF">
          <w:rPr>
            <w:rStyle w:val="Hyperlink"/>
            <w:noProof/>
          </w:rPr>
          <w:t>Table 4</w:t>
        </w:r>
        <w:r w:rsidRPr="009662CF">
          <w:rPr>
            <w:rStyle w:val="Hyperlink"/>
            <w:noProof/>
          </w:rPr>
          <w:noBreakHyphen/>
          <w:t>2: RS422 Interface Pins</w:t>
        </w:r>
        <w:r>
          <w:rPr>
            <w:noProof/>
            <w:webHidden/>
          </w:rPr>
          <w:tab/>
        </w:r>
        <w:r>
          <w:rPr>
            <w:noProof/>
            <w:webHidden/>
          </w:rPr>
          <w:fldChar w:fldCharType="begin"/>
        </w:r>
        <w:r>
          <w:rPr>
            <w:noProof/>
            <w:webHidden/>
          </w:rPr>
          <w:instrText xml:space="preserve"> PAGEREF _Toc201160809 \h </w:instrText>
        </w:r>
        <w:r>
          <w:rPr>
            <w:noProof/>
            <w:webHidden/>
          </w:rPr>
        </w:r>
        <w:r>
          <w:rPr>
            <w:noProof/>
            <w:webHidden/>
          </w:rPr>
          <w:fldChar w:fldCharType="separate"/>
        </w:r>
        <w:r>
          <w:rPr>
            <w:noProof/>
            <w:webHidden/>
          </w:rPr>
          <w:t>8</w:t>
        </w:r>
        <w:r>
          <w:rPr>
            <w:noProof/>
            <w:webHidden/>
          </w:rPr>
          <w:fldChar w:fldCharType="end"/>
        </w:r>
      </w:hyperlink>
    </w:p>
    <w:p w14:paraId="0FAEDA20" w14:textId="39C15BE4"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10" w:history="1">
        <w:r w:rsidRPr="009662CF">
          <w:rPr>
            <w:rStyle w:val="Hyperlink"/>
            <w:noProof/>
          </w:rPr>
          <w:t>Table 4</w:t>
        </w:r>
        <w:r w:rsidRPr="009662CF">
          <w:rPr>
            <w:rStyle w:val="Hyperlink"/>
            <w:noProof/>
          </w:rPr>
          <w:noBreakHyphen/>
          <w:t>3: PPS Interface Pins</w:t>
        </w:r>
        <w:r>
          <w:rPr>
            <w:noProof/>
            <w:webHidden/>
          </w:rPr>
          <w:tab/>
        </w:r>
        <w:r>
          <w:rPr>
            <w:noProof/>
            <w:webHidden/>
          </w:rPr>
          <w:fldChar w:fldCharType="begin"/>
        </w:r>
        <w:r>
          <w:rPr>
            <w:noProof/>
            <w:webHidden/>
          </w:rPr>
          <w:instrText xml:space="preserve"> PAGEREF _Toc201160810 \h </w:instrText>
        </w:r>
        <w:r>
          <w:rPr>
            <w:noProof/>
            <w:webHidden/>
          </w:rPr>
        </w:r>
        <w:r>
          <w:rPr>
            <w:noProof/>
            <w:webHidden/>
          </w:rPr>
          <w:fldChar w:fldCharType="separate"/>
        </w:r>
        <w:r>
          <w:rPr>
            <w:noProof/>
            <w:webHidden/>
          </w:rPr>
          <w:t>9</w:t>
        </w:r>
        <w:r>
          <w:rPr>
            <w:noProof/>
            <w:webHidden/>
          </w:rPr>
          <w:fldChar w:fldCharType="end"/>
        </w:r>
      </w:hyperlink>
    </w:p>
    <w:p w14:paraId="41F2BCA4" w14:textId="7185134D"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11" w:history="1">
        <w:r w:rsidRPr="009662CF">
          <w:rPr>
            <w:rStyle w:val="Hyperlink"/>
            <w:noProof/>
          </w:rPr>
          <w:t>Table 4</w:t>
        </w:r>
        <w:r w:rsidRPr="009662CF">
          <w:rPr>
            <w:rStyle w:val="Hyperlink"/>
            <w:noProof/>
          </w:rPr>
          <w:noBreakHyphen/>
          <w:t>4: 10 MHz Interface Pins</w:t>
        </w:r>
        <w:r>
          <w:rPr>
            <w:noProof/>
            <w:webHidden/>
          </w:rPr>
          <w:tab/>
        </w:r>
        <w:r>
          <w:rPr>
            <w:noProof/>
            <w:webHidden/>
          </w:rPr>
          <w:fldChar w:fldCharType="begin"/>
        </w:r>
        <w:r>
          <w:rPr>
            <w:noProof/>
            <w:webHidden/>
          </w:rPr>
          <w:instrText xml:space="preserve"> PAGEREF _Toc201160811 \h </w:instrText>
        </w:r>
        <w:r>
          <w:rPr>
            <w:noProof/>
            <w:webHidden/>
          </w:rPr>
        </w:r>
        <w:r>
          <w:rPr>
            <w:noProof/>
            <w:webHidden/>
          </w:rPr>
          <w:fldChar w:fldCharType="separate"/>
        </w:r>
        <w:r>
          <w:rPr>
            <w:noProof/>
            <w:webHidden/>
          </w:rPr>
          <w:t>9</w:t>
        </w:r>
        <w:r>
          <w:rPr>
            <w:noProof/>
            <w:webHidden/>
          </w:rPr>
          <w:fldChar w:fldCharType="end"/>
        </w:r>
      </w:hyperlink>
    </w:p>
    <w:p w14:paraId="183BB034" w14:textId="250AFC60"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12" w:history="1">
        <w:r w:rsidRPr="009662CF">
          <w:rPr>
            <w:rStyle w:val="Hyperlink"/>
            <w:noProof/>
          </w:rPr>
          <w:t>Table 4</w:t>
        </w:r>
        <w:r w:rsidRPr="009662CF">
          <w:rPr>
            <w:rStyle w:val="Hyperlink"/>
            <w:noProof/>
          </w:rPr>
          <w:noBreakHyphen/>
          <w:t>5: Trig Interface Pins</w:t>
        </w:r>
        <w:r>
          <w:rPr>
            <w:noProof/>
            <w:webHidden/>
          </w:rPr>
          <w:tab/>
        </w:r>
        <w:r>
          <w:rPr>
            <w:noProof/>
            <w:webHidden/>
          </w:rPr>
          <w:fldChar w:fldCharType="begin"/>
        </w:r>
        <w:r>
          <w:rPr>
            <w:noProof/>
            <w:webHidden/>
          </w:rPr>
          <w:instrText xml:space="preserve"> PAGEREF _Toc201160812 \h </w:instrText>
        </w:r>
        <w:r>
          <w:rPr>
            <w:noProof/>
            <w:webHidden/>
          </w:rPr>
        </w:r>
        <w:r>
          <w:rPr>
            <w:noProof/>
            <w:webHidden/>
          </w:rPr>
          <w:fldChar w:fldCharType="separate"/>
        </w:r>
        <w:r>
          <w:rPr>
            <w:noProof/>
            <w:webHidden/>
          </w:rPr>
          <w:t>9</w:t>
        </w:r>
        <w:r>
          <w:rPr>
            <w:noProof/>
            <w:webHidden/>
          </w:rPr>
          <w:fldChar w:fldCharType="end"/>
        </w:r>
      </w:hyperlink>
    </w:p>
    <w:p w14:paraId="44E37F73" w14:textId="31792A7E"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13" w:history="1">
        <w:r w:rsidRPr="009662CF">
          <w:rPr>
            <w:rStyle w:val="Hyperlink"/>
            <w:noProof/>
          </w:rPr>
          <w:t>Table 4</w:t>
        </w:r>
        <w:r w:rsidRPr="009662CF">
          <w:rPr>
            <w:rStyle w:val="Hyperlink"/>
            <w:noProof/>
          </w:rPr>
          <w:noBreakHyphen/>
          <w:t>6: Interrupt Interface Pins</w:t>
        </w:r>
        <w:r>
          <w:rPr>
            <w:noProof/>
            <w:webHidden/>
          </w:rPr>
          <w:tab/>
        </w:r>
        <w:r>
          <w:rPr>
            <w:noProof/>
            <w:webHidden/>
          </w:rPr>
          <w:fldChar w:fldCharType="begin"/>
        </w:r>
        <w:r>
          <w:rPr>
            <w:noProof/>
            <w:webHidden/>
          </w:rPr>
          <w:instrText xml:space="preserve"> PAGEREF _Toc201160813 \h </w:instrText>
        </w:r>
        <w:r>
          <w:rPr>
            <w:noProof/>
            <w:webHidden/>
          </w:rPr>
        </w:r>
        <w:r>
          <w:rPr>
            <w:noProof/>
            <w:webHidden/>
          </w:rPr>
          <w:fldChar w:fldCharType="separate"/>
        </w:r>
        <w:r>
          <w:rPr>
            <w:noProof/>
            <w:webHidden/>
          </w:rPr>
          <w:t>9</w:t>
        </w:r>
        <w:r>
          <w:rPr>
            <w:noProof/>
            <w:webHidden/>
          </w:rPr>
          <w:fldChar w:fldCharType="end"/>
        </w:r>
      </w:hyperlink>
    </w:p>
    <w:p w14:paraId="669D4055" w14:textId="4E911632"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14" w:history="1">
        <w:r w:rsidRPr="009662CF">
          <w:rPr>
            <w:rStyle w:val="Hyperlink"/>
            <w:noProof/>
          </w:rPr>
          <w:t>Table 4</w:t>
        </w:r>
        <w:r w:rsidRPr="009662CF">
          <w:rPr>
            <w:rStyle w:val="Hyperlink"/>
            <w:noProof/>
          </w:rPr>
          <w:noBreakHyphen/>
          <w:t>7: General Purpose Interface Input Parameters</w:t>
        </w:r>
        <w:r>
          <w:rPr>
            <w:noProof/>
            <w:webHidden/>
          </w:rPr>
          <w:tab/>
        </w:r>
        <w:r>
          <w:rPr>
            <w:noProof/>
            <w:webHidden/>
          </w:rPr>
          <w:fldChar w:fldCharType="begin"/>
        </w:r>
        <w:r>
          <w:rPr>
            <w:noProof/>
            <w:webHidden/>
          </w:rPr>
          <w:instrText xml:space="preserve"> PAGEREF _Toc201160814 \h </w:instrText>
        </w:r>
        <w:r>
          <w:rPr>
            <w:noProof/>
            <w:webHidden/>
          </w:rPr>
        </w:r>
        <w:r>
          <w:rPr>
            <w:noProof/>
            <w:webHidden/>
          </w:rPr>
          <w:fldChar w:fldCharType="separate"/>
        </w:r>
        <w:r>
          <w:rPr>
            <w:noProof/>
            <w:webHidden/>
          </w:rPr>
          <w:t>10</w:t>
        </w:r>
        <w:r>
          <w:rPr>
            <w:noProof/>
            <w:webHidden/>
          </w:rPr>
          <w:fldChar w:fldCharType="end"/>
        </w:r>
      </w:hyperlink>
    </w:p>
    <w:p w14:paraId="39B9E9C0" w14:textId="301EB9B7"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15" w:history="1">
        <w:r w:rsidRPr="009662CF">
          <w:rPr>
            <w:rStyle w:val="Hyperlink"/>
            <w:noProof/>
          </w:rPr>
          <w:t>Table 4</w:t>
        </w:r>
        <w:r w:rsidRPr="009662CF">
          <w:rPr>
            <w:rStyle w:val="Hyperlink"/>
            <w:noProof/>
          </w:rPr>
          <w:noBreakHyphen/>
          <w:t>8: General Purpose Interface Output Parameters</w:t>
        </w:r>
        <w:r>
          <w:rPr>
            <w:noProof/>
            <w:webHidden/>
          </w:rPr>
          <w:tab/>
        </w:r>
        <w:r>
          <w:rPr>
            <w:noProof/>
            <w:webHidden/>
          </w:rPr>
          <w:fldChar w:fldCharType="begin"/>
        </w:r>
        <w:r>
          <w:rPr>
            <w:noProof/>
            <w:webHidden/>
          </w:rPr>
          <w:instrText xml:space="preserve"> PAGEREF _Toc201160815 \h </w:instrText>
        </w:r>
        <w:r>
          <w:rPr>
            <w:noProof/>
            <w:webHidden/>
          </w:rPr>
        </w:r>
        <w:r>
          <w:rPr>
            <w:noProof/>
            <w:webHidden/>
          </w:rPr>
          <w:fldChar w:fldCharType="separate"/>
        </w:r>
        <w:r>
          <w:rPr>
            <w:noProof/>
            <w:webHidden/>
          </w:rPr>
          <w:t>10</w:t>
        </w:r>
        <w:r>
          <w:rPr>
            <w:noProof/>
            <w:webHidden/>
          </w:rPr>
          <w:fldChar w:fldCharType="end"/>
        </w:r>
      </w:hyperlink>
    </w:p>
    <w:p w14:paraId="2C4941AB" w14:textId="6DBC4E06"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16" w:history="1">
        <w:r w:rsidRPr="009662CF">
          <w:rPr>
            <w:rStyle w:val="Hyperlink"/>
            <w:noProof/>
          </w:rPr>
          <w:t>Table 4</w:t>
        </w:r>
        <w:r w:rsidRPr="009662CF">
          <w:rPr>
            <w:rStyle w:val="Hyperlink"/>
            <w:noProof/>
          </w:rPr>
          <w:noBreakHyphen/>
          <w:t>9: Programming Interface Input Parameters</w:t>
        </w:r>
        <w:r>
          <w:rPr>
            <w:noProof/>
            <w:webHidden/>
          </w:rPr>
          <w:tab/>
        </w:r>
        <w:r>
          <w:rPr>
            <w:noProof/>
            <w:webHidden/>
          </w:rPr>
          <w:fldChar w:fldCharType="begin"/>
        </w:r>
        <w:r>
          <w:rPr>
            <w:noProof/>
            <w:webHidden/>
          </w:rPr>
          <w:instrText xml:space="preserve"> PAGEREF _Toc201160816 \h </w:instrText>
        </w:r>
        <w:r>
          <w:rPr>
            <w:noProof/>
            <w:webHidden/>
          </w:rPr>
        </w:r>
        <w:r>
          <w:rPr>
            <w:noProof/>
            <w:webHidden/>
          </w:rPr>
          <w:fldChar w:fldCharType="separate"/>
        </w:r>
        <w:r>
          <w:rPr>
            <w:noProof/>
            <w:webHidden/>
          </w:rPr>
          <w:t>10</w:t>
        </w:r>
        <w:r>
          <w:rPr>
            <w:noProof/>
            <w:webHidden/>
          </w:rPr>
          <w:fldChar w:fldCharType="end"/>
        </w:r>
      </w:hyperlink>
    </w:p>
    <w:p w14:paraId="11690B93" w14:textId="5D068C97"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17" w:history="1">
        <w:r w:rsidRPr="009662CF">
          <w:rPr>
            <w:rStyle w:val="Hyperlink"/>
            <w:noProof/>
          </w:rPr>
          <w:t>Table 4</w:t>
        </w:r>
        <w:r w:rsidRPr="009662CF">
          <w:rPr>
            <w:rStyle w:val="Hyperlink"/>
            <w:noProof/>
          </w:rPr>
          <w:noBreakHyphen/>
          <w:t>10: Programming Interface Output Parameters</w:t>
        </w:r>
        <w:r>
          <w:rPr>
            <w:noProof/>
            <w:webHidden/>
          </w:rPr>
          <w:tab/>
        </w:r>
        <w:r>
          <w:rPr>
            <w:noProof/>
            <w:webHidden/>
          </w:rPr>
          <w:fldChar w:fldCharType="begin"/>
        </w:r>
        <w:r>
          <w:rPr>
            <w:noProof/>
            <w:webHidden/>
          </w:rPr>
          <w:instrText xml:space="preserve"> PAGEREF _Toc201160817 \h </w:instrText>
        </w:r>
        <w:r>
          <w:rPr>
            <w:noProof/>
            <w:webHidden/>
          </w:rPr>
        </w:r>
        <w:r>
          <w:rPr>
            <w:noProof/>
            <w:webHidden/>
          </w:rPr>
          <w:fldChar w:fldCharType="separate"/>
        </w:r>
        <w:r>
          <w:rPr>
            <w:noProof/>
            <w:webHidden/>
          </w:rPr>
          <w:t>10</w:t>
        </w:r>
        <w:r>
          <w:rPr>
            <w:noProof/>
            <w:webHidden/>
          </w:rPr>
          <w:fldChar w:fldCharType="end"/>
        </w:r>
      </w:hyperlink>
    </w:p>
    <w:p w14:paraId="05EDC0B3" w14:textId="100B2C4E"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18" w:history="1">
        <w:r w:rsidRPr="009662CF">
          <w:rPr>
            <w:rStyle w:val="Hyperlink"/>
            <w:noProof/>
          </w:rPr>
          <w:t>Table 4</w:t>
        </w:r>
        <w:r w:rsidRPr="009662CF">
          <w:rPr>
            <w:rStyle w:val="Hyperlink"/>
            <w:noProof/>
          </w:rPr>
          <w:noBreakHyphen/>
          <w:t>11: Ethernet Interface Pins</w:t>
        </w:r>
        <w:r>
          <w:rPr>
            <w:noProof/>
            <w:webHidden/>
          </w:rPr>
          <w:tab/>
        </w:r>
        <w:r>
          <w:rPr>
            <w:noProof/>
            <w:webHidden/>
          </w:rPr>
          <w:fldChar w:fldCharType="begin"/>
        </w:r>
        <w:r>
          <w:rPr>
            <w:noProof/>
            <w:webHidden/>
          </w:rPr>
          <w:instrText xml:space="preserve"> PAGEREF _Toc201160818 \h </w:instrText>
        </w:r>
        <w:r>
          <w:rPr>
            <w:noProof/>
            <w:webHidden/>
          </w:rPr>
        </w:r>
        <w:r>
          <w:rPr>
            <w:noProof/>
            <w:webHidden/>
          </w:rPr>
          <w:fldChar w:fldCharType="separate"/>
        </w:r>
        <w:r>
          <w:rPr>
            <w:noProof/>
            <w:webHidden/>
          </w:rPr>
          <w:t>11</w:t>
        </w:r>
        <w:r>
          <w:rPr>
            <w:noProof/>
            <w:webHidden/>
          </w:rPr>
          <w:fldChar w:fldCharType="end"/>
        </w:r>
      </w:hyperlink>
    </w:p>
    <w:p w14:paraId="0D0652A5" w14:textId="3C12D638"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19" w:history="1">
        <w:r w:rsidRPr="009662CF">
          <w:rPr>
            <w:rStyle w:val="Hyperlink"/>
            <w:noProof/>
          </w:rPr>
          <w:t>Table 4</w:t>
        </w:r>
        <w:r w:rsidRPr="009662CF">
          <w:rPr>
            <w:rStyle w:val="Hyperlink"/>
            <w:noProof/>
          </w:rPr>
          <w:noBreakHyphen/>
          <w:t>12: High-Speed PCIe Interface Pins</w:t>
        </w:r>
        <w:r>
          <w:rPr>
            <w:noProof/>
            <w:webHidden/>
          </w:rPr>
          <w:tab/>
        </w:r>
        <w:r>
          <w:rPr>
            <w:noProof/>
            <w:webHidden/>
          </w:rPr>
          <w:fldChar w:fldCharType="begin"/>
        </w:r>
        <w:r>
          <w:rPr>
            <w:noProof/>
            <w:webHidden/>
          </w:rPr>
          <w:instrText xml:space="preserve"> PAGEREF _Toc201160819 \h </w:instrText>
        </w:r>
        <w:r>
          <w:rPr>
            <w:noProof/>
            <w:webHidden/>
          </w:rPr>
        </w:r>
        <w:r>
          <w:rPr>
            <w:noProof/>
            <w:webHidden/>
          </w:rPr>
          <w:fldChar w:fldCharType="separate"/>
        </w:r>
        <w:r>
          <w:rPr>
            <w:noProof/>
            <w:webHidden/>
          </w:rPr>
          <w:t>12</w:t>
        </w:r>
        <w:r>
          <w:rPr>
            <w:noProof/>
            <w:webHidden/>
          </w:rPr>
          <w:fldChar w:fldCharType="end"/>
        </w:r>
      </w:hyperlink>
    </w:p>
    <w:p w14:paraId="469D3F96" w14:textId="57375831"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20" w:history="1">
        <w:r w:rsidRPr="009662CF">
          <w:rPr>
            <w:rStyle w:val="Hyperlink"/>
            <w:noProof/>
          </w:rPr>
          <w:t>Table 4</w:t>
        </w:r>
        <w:r w:rsidRPr="009662CF">
          <w:rPr>
            <w:rStyle w:val="Hyperlink"/>
            <w:noProof/>
          </w:rPr>
          <w:noBreakHyphen/>
          <w:t>13: High-Speed PCIe Interface Pins</w:t>
        </w:r>
        <w:r>
          <w:rPr>
            <w:noProof/>
            <w:webHidden/>
          </w:rPr>
          <w:tab/>
        </w:r>
        <w:r>
          <w:rPr>
            <w:noProof/>
            <w:webHidden/>
          </w:rPr>
          <w:fldChar w:fldCharType="begin"/>
        </w:r>
        <w:r>
          <w:rPr>
            <w:noProof/>
            <w:webHidden/>
          </w:rPr>
          <w:instrText xml:space="preserve"> PAGEREF _Toc201160820 \h </w:instrText>
        </w:r>
        <w:r>
          <w:rPr>
            <w:noProof/>
            <w:webHidden/>
          </w:rPr>
        </w:r>
        <w:r>
          <w:rPr>
            <w:noProof/>
            <w:webHidden/>
          </w:rPr>
          <w:fldChar w:fldCharType="separate"/>
        </w:r>
        <w:r>
          <w:rPr>
            <w:noProof/>
            <w:webHidden/>
          </w:rPr>
          <w:t>12</w:t>
        </w:r>
        <w:r>
          <w:rPr>
            <w:noProof/>
            <w:webHidden/>
          </w:rPr>
          <w:fldChar w:fldCharType="end"/>
        </w:r>
      </w:hyperlink>
    </w:p>
    <w:p w14:paraId="199D2773" w14:textId="708BFA78"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21" w:history="1">
        <w:r w:rsidRPr="009662CF">
          <w:rPr>
            <w:rStyle w:val="Hyperlink"/>
            <w:noProof/>
          </w:rPr>
          <w:t>Table 4</w:t>
        </w:r>
        <w:r w:rsidRPr="009662CF">
          <w:rPr>
            <w:rStyle w:val="Hyperlink"/>
            <w:noProof/>
          </w:rPr>
          <w:noBreakHyphen/>
          <w:t>14: Focal Plane PCB Heater Interface Pins</w:t>
        </w:r>
        <w:r>
          <w:rPr>
            <w:noProof/>
            <w:webHidden/>
          </w:rPr>
          <w:tab/>
        </w:r>
        <w:r>
          <w:rPr>
            <w:noProof/>
            <w:webHidden/>
          </w:rPr>
          <w:fldChar w:fldCharType="begin"/>
        </w:r>
        <w:r>
          <w:rPr>
            <w:noProof/>
            <w:webHidden/>
          </w:rPr>
          <w:instrText xml:space="preserve"> PAGEREF _Toc201160821 \h </w:instrText>
        </w:r>
        <w:r>
          <w:rPr>
            <w:noProof/>
            <w:webHidden/>
          </w:rPr>
        </w:r>
        <w:r>
          <w:rPr>
            <w:noProof/>
            <w:webHidden/>
          </w:rPr>
          <w:fldChar w:fldCharType="separate"/>
        </w:r>
        <w:r>
          <w:rPr>
            <w:noProof/>
            <w:webHidden/>
          </w:rPr>
          <w:t>12</w:t>
        </w:r>
        <w:r>
          <w:rPr>
            <w:noProof/>
            <w:webHidden/>
          </w:rPr>
          <w:fldChar w:fldCharType="end"/>
        </w:r>
      </w:hyperlink>
    </w:p>
    <w:p w14:paraId="3CFF24F8" w14:textId="497B7028"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22" w:history="1">
        <w:r w:rsidRPr="009662CF">
          <w:rPr>
            <w:rStyle w:val="Hyperlink"/>
            <w:noProof/>
          </w:rPr>
          <w:t>Table 4</w:t>
        </w:r>
        <w:r w:rsidRPr="009662CF">
          <w:rPr>
            <w:rStyle w:val="Hyperlink"/>
            <w:noProof/>
          </w:rPr>
          <w:noBreakHyphen/>
          <w:t>15: Focal Plane PCB Thermistor Interface Pins</w:t>
        </w:r>
        <w:r>
          <w:rPr>
            <w:noProof/>
            <w:webHidden/>
          </w:rPr>
          <w:tab/>
        </w:r>
        <w:r>
          <w:rPr>
            <w:noProof/>
            <w:webHidden/>
          </w:rPr>
          <w:fldChar w:fldCharType="begin"/>
        </w:r>
        <w:r>
          <w:rPr>
            <w:noProof/>
            <w:webHidden/>
          </w:rPr>
          <w:instrText xml:space="preserve"> PAGEREF _Toc201160822 \h </w:instrText>
        </w:r>
        <w:r>
          <w:rPr>
            <w:noProof/>
            <w:webHidden/>
          </w:rPr>
        </w:r>
        <w:r>
          <w:rPr>
            <w:noProof/>
            <w:webHidden/>
          </w:rPr>
          <w:fldChar w:fldCharType="separate"/>
        </w:r>
        <w:r>
          <w:rPr>
            <w:noProof/>
            <w:webHidden/>
          </w:rPr>
          <w:t>13</w:t>
        </w:r>
        <w:r>
          <w:rPr>
            <w:noProof/>
            <w:webHidden/>
          </w:rPr>
          <w:fldChar w:fldCharType="end"/>
        </w:r>
      </w:hyperlink>
    </w:p>
    <w:p w14:paraId="233A0ECB" w14:textId="1E3FF179"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23" w:history="1">
        <w:r w:rsidRPr="009662CF">
          <w:rPr>
            <w:rStyle w:val="Hyperlink"/>
            <w:noProof/>
          </w:rPr>
          <w:t>Table 4</w:t>
        </w:r>
        <w:r w:rsidRPr="009662CF">
          <w:rPr>
            <w:rStyle w:val="Hyperlink"/>
            <w:noProof/>
          </w:rPr>
          <w:noBreakHyphen/>
          <w:t>16: Optical Assembly Heater Interface Pins</w:t>
        </w:r>
        <w:r>
          <w:rPr>
            <w:noProof/>
            <w:webHidden/>
          </w:rPr>
          <w:tab/>
        </w:r>
        <w:r>
          <w:rPr>
            <w:noProof/>
            <w:webHidden/>
          </w:rPr>
          <w:fldChar w:fldCharType="begin"/>
        </w:r>
        <w:r>
          <w:rPr>
            <w:noProof/>
            <w:webHidden/>
          </w:rPr>
          <w:instrText xml:space="preserve"> PAGEREF _Toc201160823 \h </w:instrText>
        </w:r>
        <w:r>
          <w:rPr>
            <w:noProof/>
            <w:webHidden/>
          </w:rPr>
        </w:r>
        <w:r>
          <w:rPr>
            <w:noProof/>
            <w:webHidden/>
          </w:rPr>
          <w:fldChar w:fldCharType="separate"/>
        </w:r>
        <w:r>
          <w:rPr>
            <w:noProof/>
            <w:webHidden/>
          </w:rPr>
          <w:t>13</w:t>
        </w:r>
        <w:r>
          <w:rPr>
            <w:noProof/>
            <w:webHidden/>
          </w:rPr>
          <w:fldChar w:fldCharType="end"/>
        </w:r>
      </w:hyperlink>
    </w:p>
    <w:p w14:paraId="05564D47" w14:textId="50D302AC"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24" w:history="1">
        <w:r w:rsidRPr="009662CF">
          <w:rPr>
            <w:rStyle w:val="Hyperlink"/>
            <w:noProof/>
          </w:rPr>
          <w:t>Table 4</w:t>
        </w:r>
        <w:r w:rsidRPr="009662CF">
          <w:rPr>
            <w:rStyle w:val="Hyperlink"/>
            <w:noProof/>
          </w:rPr>
          <w:noBreakHyphen/>
          <w:t>: Optical Assembly Thermistor Interface Pins</w:t>
        </w:r>
        <w:r>
          <w:rPr>
            <w:noProof/>
            <w:webHidden/>
          </w:rPr>
          <w:tab/>
        </w:r>
        <w:r>
          <w:rPr>
            <w:noProof/>
            <w:webHidden/>
          </w:rPr>
          <w:fldChar w:fldCharType="begin"/>
        </w:r>
        <w:r>
          <w:rPr>
            <w:noProof/>
            <w:webHidden/>
          </w:rPr>
          <w:instrText xml:space="preserve"> PAGEREF _Toc201160824 \h </w:instrText>
        </w:r>
        <w:r>
          <w:rPr>
            <w:noProof/>
            <w:webHidden/>
          </w:rPr>
        </w:r>
        <w:r>
          <w:rPr>
            <w:noProof/>
            <w:webHidden/>
          </w:rPr>
          <w:fldChar w:fldCharType="separate"/>
        </w:r>
        <w:r>
          <w:rPr>
            <w:noProof/>
            <w:webHidden/>
          </w:rPr>
          <w:t>13</w:t>
        </w:r>
        <w:r>
          <w:rPr>
            <w:noProof/>
            <w:webHidden/>
          </w:rPr>
          <w:fldChar w:fldCharType="end"/>
        </w:r>
      </w:hyperlink>
    </w:p>
    <w:p w14:paraId="5ADF53DD" w14:textId="700AD3B1"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25" w:history="1">
        <w:r w:rsidRPr="009662CF">
          <w:rPr>
            <w:rStyle w:val="Hyperlink"/>
            <w:noProof/>
          </w:rPr>
          <w:t>Table 4</w:t>
        </w:r>
        <w:r w:rsidRPr="009662CF">
          <w:rPr>
            <w:rStyle w:val="Hyperlink"/>
            <w:noProof/>
          </w:rPr>
          <w:noBreakHyphen/>
          <w:t>14: Telemetry and Control Connector Pinout</w:t>
        </w:r>
        <w:r>
          <w:rPr>
            <w:noProof/>
            <w:webHidden/>
          </w:rPr>
          <w:tab/>
        </w:r>
        <w:r>
          <w:rPr>
            <w:noProof/>
            <w:webHidden/>
          </w:rPr>
          <w:fldChar w:fldCharType="begin"/>
        </w:r>
        <w:r>
          <w:rPr>
            <w:noProof/>
            <w:webHidden/>
          </w:rPr>
          <w:instrText xml:space="preserve"> PAGEREF _Toc201160825 \h </w:instrText>
        </w:r>
        <w:r>
          <w:rPr>
            <w:noProof/>
            <w:webHidden/>
          </w:rPr>
        </w:r>
        <w:r>
          <w:rPr>
            <w:noProof/>
            <w:webHidden/>
          </w:rPr>
          <w:fldChar w:fldCharType="separate"/>
        </w:r>
        <w:r>
          <w:rPr>
            <w:noProof/>
            <w:webHidden/>
          </w:rPr>
          <w:t>15</w:t>
        </w:r>
        <w:r>
          <w:rPr>
            <w:noProof/>
            <w:webHidden/>
          </w:rPr>
          <w:fldChar w:fldCharType="end"/>
        </w:r>
      </w:hyperlink>
    </w:p>
    <w:p w14:paraId="44A13288" w14:textId="38F72793"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26" w:history="1">
        <w:r w:rsidRPr="009662CF">
          <w:rPr>
            <w:rStyle w:val="Hyperlink"/>
            <w:noProof/>
          </w:rPr>
          <w:t>Table 4</w:t>
        </w:r>
        <w:r w:rsidRPr="009662CF">
          <w:rPr>
            <w:rStyle w:val="Hyperlink"/>
            <w:noProof/>
          </w:rPr>
          <w:noBreakHyphen/>
          <w:t>15: High-Speed Serial Data Connector Pinout</w:t>
        </w:r>
        <w:r>
          <w:rPr>
            <w:noProof/>
            <w:webHidden/>
          </w:rPr>
          <w:tab/>
        </w:r>
        <w:r>
          <w:rPr>
            <w:noProof/>
            <w:webHidden/>
          </w:rPr>
          <w:fldChar w:fldCharType="begin"/>
        </w:r>
        <w:r>
          <w:rPr>
            <w:noProof/>
            <w:webHidden/>
          </w:rPr>
          <w:instrText xml:space="preserve"> PAGEREF _Toc201160826 \h </w:instrText>
        </w:r>
        <w:r>
          <w:rPr>
            <w:noProof/>
            <w:webHidden/>
          </w:rPr>
        </w:r>
        <w:r>
          <w:rPr>
            <w:noProof/>
            <w:webHidden/>
          </w:rPr>
          <w:fldChar w:fldCharType="separate"/>
        </w:r>
        <w:r>
          <w:rPr>
            <w:noProof/>
            <w:webHidden/>
          </w:rPr>
          <w:t>16</w:t>
        </w:r>
        <w:r>
          <w:rPr>
            <w:noProof/>
            <w:webHidden/>
          </w:rPr>
          <w:fldChar w:fldCharType="end"/>
        </w:r>
      </w:hyperlink>
    </w:p>
    <w:p w14:paraId="771C5ECC" w14:textId="6E739E88"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27" w:history="1">
        <w:r w:rsidRPr="009662CF">
          <w:rPr>
            <w:rStyle w:val="Hyperlink"/>
            <w:noProof/>
          </w:rPr>
          <w:t>Table 4</w:t>
        </w:r>
        <w:r w:rsidRPr="009662CF">
          <w:rPr>
            <w:rStyle w:val="Hyperlink"/>
            <w:noProof/>
          </w:rPr>
          <w:noBreakHyphen/>
          <w:t>16: Ethernet 1 Connector Pinout</w:t>
        </w:r>
        <w:r>
          <w:rPr>
            <w:noProof/>
            <w:webHidden/>
          </w:rPr>
          <w:tab/>
        </w:r>
        <w:r>
          <w:rPr>
            <w:noProof/>
            <w:webHidden/>
          </w:rPr>
          <w:fldChar w:fldCharType="begin"/>
        </w:r>
        <w:r>
          <w:rPr>
            <w:noProof/>
            <w:webHidden/>
          </w:rPr>
          <w:instrText xml:space="preserve"> PAGEREF _Toc201160827 \h </w:instrText>
        </w:r>
        <w:r>
          <w:rPr>
            <w:noProof/>
            <w:webHidden/>
          </w:rPr>
        </w:r>
        <w:r>
          <w:rPr>
            <w:noProof/>
            <w:webHidden/>
          </w:rPr>
          <w:fldChar w:fldCharType="separate"/>
        </w:r>
        <w:r>
          <w:rPr>
            <w:noProof/>
            <w:webHidden/>
          </w:rPr>
          <w:t>17</w:t>
        </w:r>
        <w:r>
          <w:rPr>
            <w:noProof/>
            <w:webHidden/>
          </w:rPr>
          <w:fldChar w:fldCharType="end"/>
        </w:r>
      </w:hyperlink>
    </w:p>
    <w:p w14:paraId="166DBEAF" w14:textId="5CCD6ED2"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28" w:history="1">
        <w:r w:rsidRPr="009662CF">
          <w:rPr>
            <w:rStyle w:val="Hyperlink"/>
            <w:noProof/>
          </w:rPr>
          <w:t>Table 4</w:t>
        </w:r>
        <w:r w:rsidRPr="009662CF">
          <w:rPr>
            <w:rStyle w:val="Hyperlink"/>
            <w:noProof/>
          </w:rPr>
          <w:noBreakHyphen/>
          <w:t>17: Ethernet 2 Connector Pinout</w:t>
        </w:r>
        <w:r>
          <w:rPr>
            <w:noProof/>
            <w:webHidden/>
          </w:rPr>
          <w:tab/>
        </w:r>
        <w:r>
          <w:rPr>
            <w:noProof/>
            <w:webHidden/>
          </w:rPr>
          <w:fldChar w:fldCharType="begin"/>
        </w:r>
        <w:r>
          <w:rPr>
            <w:noProof/>
            <w:webHidden/>
          </w:rPr>
          <w:instrText xml:space="preserve"> PAGEREF _Toc201160828 \h </w:instrText>
        </w:r>
        <w:r>
          <w:rPr>
            <w:noProof/>
            <w:webHidden/>
          </w:rPr>
        </w:r>
        <w:r>
          <w:rPr>
            <w:noProof/>
            <w:webHidden/>
          </w:rPr>
          <w:fldChar w:fldCharType="separate"/>
        </w:r>
        <w:r>
          <w:rPr>
            <w:noProof/>
            <w:webHidden/>
          </w:rPr>
          <w:t>17</w:t>
        </w:r>
        <w:r>
          <w:rPr>
            <w:noProof/>
            <w:webHidden/>
          </w:rPr>
          <w:fldChar w:fldCharType="end"/>
        </w:r>
      </w:hyperlink>
    </w:p>
    <w:p w14:paraId="0B38FBBF" w14:textId="2906BE15"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29" w:history="1">
        <w:r w:rsidRPr="009662CF">
          <w:rPr>
            <w:rStyle w:val="Hyperlink"/>
            <w:noProof/>
          </w:rPr>
          <w:t>Table 4</w:t>
        </w:r>
        <w:r w:rsidRPr="009662CF">
          <w:rPr>
            <w:rStyle w:val="Hyperlink"/>
            <w:noProof/>
          </w:rPr>
          <w:noBreakHyphen/>
          <w:t>18: Power Connector Pinout</w:t>
        </w:r>
        <w:r>
          <w:rPr>
            <w:noProof/>
            <w:webHidden/>
          </w:rPr>
          <w:tab/>
        </w:r>
        <w:r>
          <w:rPr>
            <w:noProof/>
            <w:webHidden/>
          </w:rPr>
          <w:fldChar w:fldCharType="begin"/>
        </w:r>
        <w:r>
          <w:rPr>
            <w:noProof/>
            <w:webHidden/>
          </w:rPr>
          <w:instrText xml:space="preserve"> PAGEREF _Toc201160829 \h </w:instrText>
        </w:r>
        <w:r>
          <w:rPr>
            <w:noProof/>
            <w:webHidden/>
          </w:rPr>
        </w:r>
        <w:r>
          <w:rPr>
            <w:noProof/>
            <w:webHidden/>
          </w:rPr>
          <w:fldChar w:fldCharType="separate"/>
        </w:r>
        <w:r>
          <w:rPr>
            <w:noProof/>
            <w:webHidden/>
          </w:rPr>
          <w:t>18</w:t>
        </w:r>
        <w:r>
          <w:rPr>
            <w:noProof/>
            <w:webHidden/>
          </w:rPr>
          <w:fldChar w:fldCharType="end"/>
        </w:r>
      </w:hyperlink>
    </w:p>
    <w:p w14:paraId="241E7C65" w14:textId="40AD5189"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30" w:history="1">
        <w:r w:rsidRPr="009662CF">
          <w:rPr>
            <w:rStyle w:val="Hyperlink"/>
            <w:noProof/>
          </w:rPr>
          <w:t>Table 7</w:t>
        </w:r>
        <w:r w:rsidRPr="009662CF">
          <w:rPr>
            <w:rStyle w:val="Hyperlink"/>
            <w:noProof/>
          </w:rPr>
          <w:noBreakHyphen/>
          <w:t>1: Focusing Mechanism Interface Pinout</w:t>
        </w:r>
        <w:r>
          <w:rPr>
            <w:noProof/>
            <w:webHidden/>
          </w:rPr>
          <w:tab/>
        </w:r>
        <w:r>
          <w:rPr>
            <w:noProof/>
            <w:webHidden/>
          </w:rPr>
          <w:fldChar w:fldCharType="begin"/>
        </w:r>
        <w:r>
          <w:rPr>
            <w:noProof/>
            <w:webHidden/>
          </w:rPr>
          <w:instrText xml:space="preserve"> PAGEREF _Toc201160830 \h </w:instrText>
        </w:r>
        <w:r>
          <w:rPr>
            <w:noProof/>
            <w:webHidden/>
          </w:rPr>
        </w:r>
        <w:r>
          <w:rPr>
            <w:noProof/>
            <w:webHidden/>
          </w:rPr>
          <w:fldChar w:fldCharType="separate"/>
        </w:r>
        <w:r>
          <w:rPr>
            <w:noProof/>
            <w:webHidden/>
          </w:rPr>
          <w:t>22</w:t>
        </w:r>
        <w:r>
          <w:rPr>
            <w:noProof/>
            <w:webHidden/>
          </w:rPr>
          <w:fldChar w:fldCharType="end"/>
        </w:r>
      </w:hyperlink>
    </w:p>
    <w:p w14:paraId="4096F666" w14:textId="16837FBD" w:rsidR="00ED2A8E" w:rsidRDefault="00ED2A8E">
      <w:pPr>
        <w:pStyle w:val="TableofFigures"/>
        <w:tabs>
          <w:tab w:val="right" w:leader="dot" w:pos="10502"/>
        </w:tabs>
        <w:rPr>
          <w:rFonts w:asciiTheme="minorHAnsi" w:eastAsiaTheme="minorEastAsia" w:hAnsiTheme="minorHAnsi" w:cstheme="minorBidi"/>
          <w:caps w:val="0"/>
          <w:noProof/>
          <w:kern w:val="2"/>
          <w:sz w:val="24"/>
          <w:szCs w:val="24"/>
          <w14:ligatures w14:val="standardContextual"/>
        </w:rPr>
      </w:pPr>
      <w:hyperlink w:anchor="_Toc201160831" w:history="1">
        <w:r w:rsidRPr="009662CF">
          <w:rPr>
            <w:rStyle w:val="Hyperlink"/>
            <w:noProof/>
          </w:rPr>
          <w:t>Table 7</w:t>
        </w:r>
        <w:r w:rsidRPr="009662CF">
          <w:rPr>
            <w:rStyle w:val="Hyperlink"/>
            <w:noProof/>
          </w:rPr>
          <w:noBreakHyphen/>
          <w:t>2: Sensor Board Interface Pinout</w:t>
        </w:r>
        <w:r>
          <w:rPr>
            <w:noProof/>
            <w:webHidden/>
          </w:rPr>
          <w:tab/>
        </w:r>
        <w:r>
          <w:rPr>
            <w:noProof/>
            <w:webHidden/>
          </w:rPr>
          <w:fldChar w:fldCharType="begin"/>
        </w:r>
        <w:r>
          <w:rPr>
            <w:noProof/>
            <w:webHidden/>
          </w:rPr>
          <w:instrText xml:space="preserve"> PAGEREF _Toc201160831 \h </w:instrText>
        </w:r>
        <w:r>
          <w:rPr>
            <w:noProof/>
            <w:webHidden/>
          </w:rPr>
        </w:r>
        <w:r>
          <w:rPr>
            <w:noProof/>
            <w:webHidden/>
          </w:rPr>
          <w:fldChar w:fldCharType="separate"/>
        </w:r>
        <w:r>
          <w:rPr>
            <w:noProof/>
            <w:webHidden/>
          </w:rPr>
          <w:t>23</w:t>
        </w:r>
        <w:r>
          <w:rPr>
            <w:noProof/>
            <w:webHidden/>
          </w:rPr>
          <w:fldChar w:fldCharType="end"/>
        </w:r>
      </w:hyperlink>
    </w:p>
    <w:p w14:paraId="7DDC82E1" w14:textId="7A777A5F" w:rsidR="00EE3534" w:rsidRPr="00EE3534" w:rsidRDefault="00EE3534" w:rsidP="003351F3">
      <w:pPr>
        <w:rPr>
          <w:rFonts w:eastAsia="Times New Roman"/>
          <w:color w:val="2B579A"/>
          <w:shd w:val="clear" w:color="auto" w:fill="E6E6E6"/>
        </w:rPr>
      </w:pPr>
      <w:r w:rsidRPr="00EE3534">
        <w:rPr>
          <w:rFonts w:eastAsia="Times New Roman"/>
          <w:color w:val="2B579A"/>
          <w:shd w:val="clear" w:color="auto" w:fill="E6E6E6"/>
        </w:rPr>
        <w:fldChar w:fldCharType="end"/>
      </w:r>
    </w:p>
    <w:p w14:paraId="684A3F95" w14:textId="5095A802" w:rsidR="00EE3534" w:rsidRPr="00EE3534" w:rsidRDefault="00EE3534" w:rsidP="00EE3534">
      <w:pPr>
        <w:pStyle w:val="Title"/>
        <w:pBdr>
          <w:bottom w:val="single" w:sz="6" w:space="1" w:color="auto"/>
        </w:pBdr>
        <w:rPr>
          <w:shd w:val="clear" w:color="auto" w:fill="E6E6E6"/>
        </w:rPr>
      </w:pPr>
      <w:r w:rsidRPr="00EE3534">
        <w:rPr>
          <w:shd w:val="clear" w:color="auto" w:fill="E6E6E6"/>
        </w:rPr>
        <w:t>LIST OF ACRONYMS</w:t>
      </w:r>
    </w:p>
    <w:p w14:paraId="7121B863" w14:textId="05EE1419" w:rsidR="00936338" w:rsidRPr="00D55093" w:rsidRDefault="00936338" w:rsidP="00D27764">
      <w:pPr>
        <w:pStyle w:val="ListParagraph"/>
        <w:numPr>
          <w:ilvl w:val="0"/>
          <w:numId w:val="33"/>
        </w:numPr>
        <w:rPr>
          <w:rFonts w:ascii="Aptos" w:hAnsi="Aptos"/>
        </w:rPr>
      </w:pPr>
      <w:r w:rsidRPr="00D55093">
        <w:rPr>
          <w:rFonts w:ascii="Aptos" w:hAnsi="Aptos"/>
          <w:b/>
          <w:bCs/>
        </w:rPr>
        <w:t>ECO</w:t>
      </w:r>
      <w:r w:rsidRPr="00D55093">
        <w:rPr>
          <w:rFonts w:ascii="Aptos" w:hAnsi="Aptos"/>
        </w:rPr>
        <w:t>: Engineering Change Order</w:t>
      </w:r>
    </w:p>
    <w:p w14:paraId="4B61C2E1" w14:textId="77777777" w:rsidR="00862200" w:rsidRPr="00D55093" w:rsidRDefault="00862200" w:rsidP="00862200">
      <w:pPr>
        <w:pStyle w:val="ListParagraph"/>
        <w:numPr>
          <w:ilvl w:val="0"/>
          <w:numId w:val="33"/>
        </w:numPr>
        <w:rPr>
          <w:rFonts w:ascii="Aptos" w:hAnsi="Aptos"/>
        </w:rPr>
      </w:pPr>
      <w:r w:rsidRPr="00D55093">
        <w:rPr>
          <w:rFonts w:ascii="Aptos" w:hAnsi="Aptos"/>
          <w:b/>
          <w:bCs/>
        </w:rPr>
        <w:t>FPGA</w:t>
      </w:r>
      <w:r w:rsidRPr="00D55093">
        <w:rPr>
          <w:rFonts w:ascii="Aptos" w:hAnsi="Aptos"/>
        </w:rPr>
        <w:t>: Field Programmable Gate Array</w:t>
      </w:r>
    </w:p>
    <w:p w14:paraId="6B725244" w14:textId="3D595346" w:rsidR="0011326D" w:rsidRDefault="0011326D" w:rsidP="00862200">
      <w:pPr>
        <w:pStyle w:val="ListParagraph"/>
        <w:numPr>
          <w:ilvl w:val="0"/>
          <w:numId w:val="33"/>
        </w:numPr>
        <w:rPr>
          <w:rFonts w:ascii="Aptos" w:hAnsi="Aptos"/>
        </w:rPr>
      </w:pPr>
      <w:r w:rsidRPr="00D55093">
        <w:rPr>
          <w:rFonts w:ascii="Aptos" w:hAnsi="Aptos"/>
          <w:b/>
          <w:bCs/>
        </w:rPr>
        <w:t>GPI</w:t>
      </w:r>
      <w:r w:rsidRPr="00D55093">
        <w:rPr>
          <w:rFonts w:ascii="Aptos" w:hAnsi="Aptos"/>
        </w:rPr>
        <w:t>: General Purpose Input</w:t>
      </w:r>
    </w:p>
    <w:p w14:paraId="0828C555" w14:textId="0F726390" w:rsidR="00A16267" w:rsidRPr="00D55093" w:rsidRDefault="00A16267" w:rsidP="00862200">
      <w:pPr>
        <w:pStyle w:val="ListParagraph"/>
        <w:numPr>
          <w:ilvl w:val="0"/>
          <w:numId w:val="33"/>
        </w:numPr>
        <w:rPr>
          <w:rFonts w:ascii="Aptos" w:hAnsi="Aptos"/>
        </w:rPr>
      </w:pPr>
      <w:r>
        <w:rPr>
          <w:rFonts w:ascii="Aptos" w:hAnsi="Aptos"/>
          <w:b/>
          <w:bCs/>
        </w:rPr>
        <w:t>GPIO</w:t>
      </w:r>
      <w:r w:rsidRPr="00A16267">
        <w:rPr>
          <w:rFonts w:ascii="Aptos" w:hAnsi="Aptos"/>
        </w:rPr>
        <w:t>:</w:t>
      </w:r>
      <w:r>
        <w:rPr>
          <w:rFonts w:ascii="Aptos" w:hAnsi="Aptos"/>
        </w:rPr>
        <w:t xml:space="preserve"> General Purpose Input/Output</w:t>
      </w:r>
    </w:p>
    <w:p w14:paraId="74A2A633" w14:textId="24B612A0" w:rsidR="0011326D" w:rsidRPr="00D55093" w:rsidRDefault="0011326D" w:rsidP="00862200">
      <w:pPr>
        <w:pStyle w:val="ListParagraph"/>
        <w:numPr>
          <w:ilvl w:val="0"/>
          <w:numId w:val="33"/>
        </w:numPr>
        <w:rPr>
          <w:rFonts w:ascii="Aptos" w:hAnsi="Aptos"/>
        </w:rPr>
      </w:pPr>
      <w:r w:rsidRPr="00D55093">
        <w:rPr>
          <w:rFonts w:ascii="Aptos" w:hAnsi="Aptos"/>
          <w:b/>
          <w:bCs/>
        </w:rPr>
        <w:t>GPO</w:t>
      </w:r>
      <w:r w:rsidRPr="00D55093">
        <w:rPr>
          <w:rFonts w:ascii="Aptos" w:hAnsi="Aptos"/>
        </w:rPr>
        <w:t>: General Purpose Output</w:t>
      </w:r>
    </w:p>
    <w:p w14:paraId="7DF3C56B" w14:textId="77777777" w:rsidR="00D27764" w:rsidRDefault="00D27764" w:rsidP="00D27764">
      <w:pPr>
        <w:pStyle w:val="ListParagraph"/>
        <w:numPr>
          <w:ilvl w:val="0"/>
          <w:numId w:val="33"/>
        </w:numPr>
        <w:rPr>
          <w:rFonts w:ascii="Aptos" w:hAnsi="Aptos"/>
        </w:rPr>
      </w:pPr>
      <w:r w:rsidRPr="00D55093">
        <w:rPr>
          <w:rFonts w:ascii="Aptos" w:hAnsi="Aptos"/>
          <w:b/>
        </w:rPr>
        <w:t>ICD</w:t>
      </w:r>
      <w:r w:rsidRPr="00D55093">
        <w:rPr>
          <w:rFonts w:ascii="Aptos" w:hAnsi="Aptos"/>
        </w:rPr>
        <w:t>: Interface Control Document</w:t>
      </w:r>
    </w:p>
    <w:p w14:paraId="069F3901" w14:textId="6D6DA493" w:rsidR="000862A2" w:rsidRPr="000862A2" w:rsidRDefault="000862A2" w:rsidP="000862A2">
      <w:pPr>
        <w:pStyle w:val="ListParagraph"/>
        <w:numPr>
          <w:ilvl w:val="0"/>
          <w:numId w:val="33"/>
        </w:numPr>
        <w:rPr>
          <w:rFonts w:ascii="Aptos" w:hAnsi="Aptos"/>
        </w:rPr>
      </w:pPr>
      <w:r>
        <w:rPr>
          <w:rFonts w:ascii="Aptos" w:hAnsi="Aptos"/>
          <w:b/>
          <w:bCs/>
        </w:rPr>
        <w:t>LV</w:t>
      </w:r>
      <w:r w:rsidRPr="00D55093">
        <w:rPr>
          <w:rFonts w:ascii="Aptos" w:hAnsi="Aptos"/>
          <w:b/>
          <w:bCs/>
        </w:rPr>
        <w:t>CMOS</w:t>
      </w:r>
      <w:r w:rsidRPr="00D55093">
        <w:rPr>
          <w:rFonts w:ascii="Aptos" w:hAnsi="Aptos"/>
        </w:rPr>
        <w:t xml:space="preserve">: </w:t>
      </w:r>
      <w:r>
        <w:rPr>
          <w:rFonts w:ascii="Aptos" w:hAnsi="Aptos"/>
        </w:rPr>
        <w:t xml:space="preserve">Low-Voltage </w:t>
      </w:r>
      <w:r w:rsidRPr="00D55093">
        <w:rPr>
          <w:rFonts w:ascii="Aptos" w:hAnsi="Aptos"/>
        </w:rPr>
        <w:t>Complementary Metal-Oxide-Semiconductor</w:t>
      </w:r>
    </w:p>
    <w:p w14:paraId="6884FE2B" w14:textId="3E450849" w:rsidR="00072960" w:rsidRPr="00D55093" w:rsidRDefault="00072960" w:rsidP="00D27764">
      <w:pPr>
        <w:pStyle w:val="ListParagraph"/>
        <w:numPr>
          <w:ilvl w:val="0"/>
          <w:numId w:val="33"/>
        </w:numPr>
        <w:rPr>
          <w:rFonts w:ascii="Aptos" w:hAnsi="Aptos"/>
        </w:rPr>
      </w:pPr>
      <w:r>
        <w:rPr>
          <w:rFonts w:ascii="Aptos" w:hAnsi="Aptos"/>
          <w:b/>
        </w:rPr>
        <w:t>L</w:t>
      </w:r>
      <w:r w:rsidR="000862A2">
        <w:rPr>
          <w:rFonts w:ascii="Aptos" w:hAnsi="Aptos"/>
          <w:b/>
        </w:rPr>
        <w:t>VD</w:t>
      </w:r>
      <w:r>
        <w:rPr>
          <w:rFonts w:ascii="Aptos" w:hAnsi="Aptos"/>
          <w:b/>
        </w:rPr>
        <w:t>S</w:t>
      </w:r>
      <w:r w:rsidRPr="00072960">
        <w:rPr>
          <w:rFonts w:ascii="Aptos" w:hAnsi="Aptos"/>
        </w:rPr>
        <w:t>:</w:t>
      </w:r>
      <w:r>
        <w:rPr>
          <w:rFonts w:ascii="Aptos" w:hAnsi="Aptos"/>
        </w:rPr>
        <w:t xml:space="preserve"> </w:t>
      </w:r>
      <w:r w:rsidR="00302417">
        <w:t>Low-Voltage Differential Signaling</w:t>
      </w:r>
    </w:p>
    <w:p w14:paraId="75D1F744" w14:textId="54BEB45F" w:rsidR="00F0331D" w:rsidRPr="00D55093" w:rsidRDefault="00F0331D" w:rsidP="00862200">
      <w:pPr>
        <w:pStyle w:val="ListParagraph"/>
        <w:numPr>
          <w:ilvl w:val="0"/>
          <w:numId w:val="33"/>
        </w:numPr>
        <w:rPr>
          <w:rFonts w:ascii="Aptos" w:hAnsi="Aptos"/>
        </w:rPr>
      </w:pPr>
      <w:r w:rsidRPr="00D55093">
        <w:rPr>
          <w:rFonts w:ascii="Aptos" w:hAnsi="Aptos"/>
          <w:b/>
          <w:bCs/>
        </w:rPr>
        <w:t>PCB</w:t>
      </w:r>
      <w:r w:rsidRPr="00D55093">
        <w:rPr>
          <w:rFonts w:ascii="Aptos" w:hAnsi="Aptos"/>
        </w:rPr>
        <w:t>: Printed Circuit Board</w:t>
      </w:r>
    </w:p>
    <w:p w14:paraId="6919188A" w14:textId="6C3759DB" w:rsidR="00CC1F5A" w:rsidRPr="00D55093" w:rsidRDefault="00CC1F5A" w:rsidP="00862200">
      <w:pPr>
        <w:pStyle w:val="ListParagraph"/>
        <w:numPr>
          <w:ilvl w:val="0"/>
          <w:numId w:val="33"/>
        </w:numPr>
        <w:rPr>
          <w:rFonts w:ascii="Aptos" w:hAnsi="Aptos"/>
        </w:rPr>
      </w:pPr>
      <w:r w:rsidRPr="00D55093">
        <w:rPr>
          <w:rFonts w:ascii="Aptos" w:hAnsi="Aptos"/>
          <w:b/>
          <w:bCs/>
        </w:rPr>
        <w:t>PPS</w:t>
      </w:r>
      <w:r w:rsidRPr="00D55093">
        <w:rPr>
          <w:rFonts w:ascii="Aptos" w:hAnsi="Aptos"/>
        </w:rPr>
        <w:t>: Pulse Per Second</w:t>
      </w:r>
    </w:p>
    <w:p w14:paraId="58F59EBB" w14:textId="75A101C7" w:rsidR="00235C45" w:rsidRDefault="00235C45" w:rsidP="00862200">
      <w:pPr>
        <w:pStyle w:val="ListParagraph"/>
        <w:numPr>
          <w:ilvl w:val="0"/>
          <w:numId w:val="33"/>
        </w:numPr>
        <w:rPr>
          <w:rFonts w:ascii="Aptos" w:hAnsi="Aptos"/>
        </w:rPr>
      </w:pPr>
      <w:r w:rsidRPr="00D55093">
        <w:rPr>
          <w:rFonts w:ascii="Aptos" w:hAnsi="Aptos"/>
          <w:b/>
          <w:bCs/>
        </w:rPr>
        <w:t>SERDES</w:t>
      </w:r>
      <w:r w:rsidRPr="00D55093">
        <w:rPr>
          <w:rFonts w:ascii="Aptos" w:hAnsi="Aptos"/>
        </w:rPr>
        <w:t>: Serializer/De-serializer</w:t>
      </w:r>
    </w:p>
    <w:p w14:paraId="0D6BE719" w14:textId="54F43726" w:rsidR="00D6003A" w:rsidRPr="00D55093" w:rsidRDefault="00D6003A" w:rsidP="00862200">
      <w:pPr>
        <w:pStyle w:val="ListParagraph"/>
        <w:numPr>
          <w:ilvl w:val="0"/>
          <w:numId w:val="33"/>
        </w:numPr>
        <w:rPr>
          <w:rFonts w:ascii="Aptos" w:hAnsi="Aptos"/>
        </w:rPr>
      </w:pPr>
      <w:r>
        <w:rPr>
          <w:rFonts w:ascii="Aptos" w:hAnsi="Aptos"/>
          <w:b/>
          <w:bCs/>
        </w:rPr>
        <w:t>TBA</w:t>
      </w:r>
      <w:r w:rsidRPr="00D6003A">
        <w:rPr>
          <w:rFonts w:ascii="Aptos" w:hAnsi="Aptos"/>
        </w:rPr>
        <w:t>:</w:t>
      </w:r>
      <w:r>
        <w:rPr>
          <w:rFonts w:ascii="Aptos" w:hAnsi="Aptos"/>
        </w:rPr>
        <w:t xml:space="preserve"> To be Added</w:t>
      </w:r>
    </w:p>
    <w:p w14:paraId="75F098C3" w14:textId="77777777" w:rsidR="00862200" w:rsidRPr="00D55093" w:rsidRDefault="00862200" w:rsidP="00862200">
      <w:pPr>
        <w:pStyle w:val="ListParagraph"/>
        <w:numPr>
          <w:ilvl w:val="0"/>
          <w:numId w:val="33"/>
        </w:numPr>
        <w:rPr>
          <w:rFonts w:ascii="Aptos" w:hAnsi="Aptos"/>
        </w:rPr>
      </w:pPr>
      <w:r w:rsidRPr="00D55093">
        <w:rPr>
          <w:rFonts w:ascii="Aptos" w:hAnsi="Aptos"/>
          <w:b/>
          <w:bCs/>
        </w:rPr>
        <w:t>TBD</w:t>
      </w:r>
      <w:r w:rsidRPr="00D55093">
        <w:rPr>
          <w:rFonts w:ascii="Aptos" w:hAnsi="Aptos"/>
        </w:rPr>
        <w:t>: To be Determined</w:t>
      </w:r>
    </w:p>
    <w:p w14:paraId="1127E8E8" w14:textId="56CA8411" w:rsidR="00EE3534" w:rsidRDefault="00862200" w:rsidP="00862200">
      <w:pPr>
        <w:pStyle w:val="ListParagraph"/>
        <w:numPr>
          <w:ilvl w:val="0"/>
          <w:numId w:val="33"/>
        </w:numPr>
        <w:rPr>
          <w:rFonts w:ascii="Aptos" w:hAnsi="Aptos"/>
        </w:rPr>
      </w:pPr>
      <w:r w:rsidRPr="00D55093">
        <w:rPr>
          <w:rFonts w:ascii="Aptos" w:hAnsi="Aptos"/>
          <w:b/>
          <w:bCs/>
        </w:rPr>
        <w:t>TBR</w:t>
      </w:r>
      <w:r w:rsidRPr="00D55093">
        <w:rPr>
          <w:rFonts w:ascii="Aptos" w:hAnsi="Aptos"/>
        </w:rPr>
        <w:t xml:space="preserve">: To be </w:t>
      </w:r>
      <w:r w:rsidR="00815E95">
        <w:rPr>
          <w:rFonts w:ascii="Aptos" w:hAnsi="Aptos"/>
        </w:rPr>
        <w:t>Revised</w:t>
      </w:r>
    </w:p>
    <w:p w14:paraId="32EB730F" w14:textId="77777777" w:rsidR="006943FB" w:rsidRDefault="006943FB" w:rsidP="006943FB"/>
    <w:p w14:paraId="5E444C7E" w14:textId="7D5D512C" w:rsidR="006943FB" w:rsidRPr="006943FB" w:rsidRDefault="000725D7" w:rsidP="006943FB">
      <w:r>
        <w:br w:type="page"/>
      </w:r>
    </w:p>
    <w:p w14:paraId="77F93AEE" w14:textId="5B2FCE95" w:rsidR="00851900" w:rsidRPr="00EE3534" w:rsidRDefault="00851900" w:rsidP="00851900">
      <w:pPr>
        <w:keepNext/>
        <w:keepLines/>
        <w:numPr>
          <w:ilvl w:val="0"/>
          <w:numId w:val="18"/>
        </w:numPr>
        <w:spacing w:before="240" w:after="0"/>
        <w:outlineLvl w:val="0"/>
        <w:rPr>
          <w:rFonts w:ascii="Aptos ExtraBold" w:eastAsiaTheme="majorEastAsia" w:hAnsi="Aptos ExtraBold" w:cstheme="majorBidi"/>
          <w:sz w:val="36"/>
          <w:szCs w:val="36"/>
        </w:rPr>
      </w:pPr>
      <w:bookmarkStart w:id="2" w:name="_Toc201160766"/>
      <w:r w:rsidRPr="00EE3534">
        <w:rPr>
          <w:rFonts w:ascii="Aptos ExtraBold" w:eastAsiaTheme="majorEastAsia" w:hAnsi="Aptos ExtraBold" w:cstheme="majorBidi"/>
          <w:sz w:val="36"/>
          <w:szCs w:val="36"/>
        </w:rPr>
        <w:t>INTRODUCTION</w:t>
      </w:r>
      <w:bookmarkEnd w:id="1"/>
      <w:bookmarkEnd w:id="2"/>
    </w:p>
    <w:p w14:paraId="2F56A3B7" w14:textId="4D76848E" w:rsidR="00851900" w:rsidRPr="00851900" w:rsidRDefault="00851900" w:rsidP="00851900">
      <w:pPr>
        <w:contextualSpacing/>
        <w:jc w:val="both"/>
        <w:rPr>
          <w:rFonts w:eastAsia="Aptos" w:cstheme="minorHAnsi"/>
        </w:rPr>
      </w:pPr>
      <w:r w:rsidRPr="05848BB9">
        <w:rPr>
          <w:rFonts w:eastAsia="Aptos"/>
        </w:rPr>
        <w:t xml:space="preserve">This document defines the interface functions and configuration parameters of the FARSIGHT </w:t>
      </w:r>
      <w:r w:rsidR="00410B0D" w:rsidRPr="05848BB9">
        <w:rPr>
          <w:rFonts w:eastAsia="Aptos"/>
        </w:rPr>
        <w:t xml:space="preserve">electrical </w:t>
      </w:r>
      <w:r w:rsidRPr="05848BB9">
        <w:rPr>
          <w:rFonts w:eastAsia="Aptos"/>
        </w:rPr>
        <w:t>system as a payload of a DROID bus.</w:t>
      </w:r>
    </w:p>
    <w:p w14:paraId="707A7DBD" w14:textId="0FFE991D" w:rsidR="05848BB9" w:rsidRDefault="05848BB9" w:rsidP="05848BB9">
      <w:pPr>
        <w:contextualSpacing/>
        <w:jc w:val="both"/>
        <w:rPr>
          <w:rFonts w:eastAsia="Aptos"/>
        </w:rPr>
      </w:pPr>
    </w:p>
    <w:p w14:paraId="29D362A6" w14:textId="77777777" w:rsidR="00851900" w:rsidRPr="00851900" w:rsidRDefault="00851900" w:rsidP="00851900">
      <w:pPr>
        <w:contextualSpacing/>
        <w:jc w:val="both"/>
        <w:rPr>
          <w:rFonts w:eastAsia="Aptos" w:cstheme="minorHAnsi"/>
        </w:rPr>
      </w:pPr>
      <w:r w:rsidRPr="00851900">
        <w:rPr>
          <w:rFonts w:eastAsia="Aptos" w:cstheme="minorHAnsi"/>
        </w:rPr>
        <w:t xml:space="preserve">For Payload usage guidelines, operations, limitations, implementation, integration services, testing services, see the </w:t>
      </w:r>
      <w:proofErr w:type="spellStart"/>
      <w:r w:rsidRPr="00851900">
        <w:rPr>
          <w:rFonts w:eastAsia="Aptos" w:cstheme="minorHAnsi"/>
        </w:rPr>
        <w:t>DROID.alpha</w:t>
      </w:r>
      <w:proofErr w:type="spellEnd"/>
      <w:r w:rsidRPr="00851900">
        <w:rPr>
          <w:rFonts w:eastAsia="Aptos" w:cstheme="minorHAnsi"/>
        </w:rPr>
        <w:t xml:space="preserve"> Host Payload User Guide. The User Guide provides a complete description of how to implement a Payload System on TURION’s Hosted Payload Service.</w:t>
      </w:r>
    </w:p>
    <w:p w14:paraId="4F2852C3" w14:textId="77777777" w:rsidR="00B71AFD" w:rsidRPr="00851900" w:rsidRDefault="00B71AFD" w:rsidP="00851900">
      <w:pPr>
        <w:contextualSpacing/>
        <w:jc w:val="both"/>
        <w:rPr>
          <w:rFonts w:eastAsia="Aptos" w:cstheme="minorHAnsi"/>
        </w:rPr>
      </w:pPr>
    </w:p>
    <w:p w14:paraId="2D7C3281" w14:textId="5825D569" w:rsidR="00851900" w:rsidRPr="00904401" w:rsidRDefault="00294FCF" w:rsidP="00851900">
      <w:pPr>
        <w:keepNext/>
        <w:keepLines/>
        <w:numPr>
          <w:ilvl w:val="1"/>
          <w:numId w:val="12"/>
        </w:numPr>
        <w:spacing w:before="40" w:after="0"/>
        <w:ind w:left="576"/>
        <w:outlineLvl w:val="1"/>
        <w:rPr>
          <w:rFonts w:ascii="Aptos ExtraBold" w:eastAsiaTheme="majorEastAsia" w:hAnsi="Aptos ExtraBold" w:cstheme="majorBidi"/>
          <w:sz w:val="32"/>
          <w:szCs w:val="32"/>
        </w:rPr>
      </w:pPr>
      <w:bookmarkStart w:id="3" w:name="_Toc201160767"/>
      <w:r w:rsidRPr="00EE3534">
        <w:rPr>
          <w:rFonts w:ascii="Aptos ExtraBold" w:eastAsiaTheme="majorEastAsia" w:hAnsi="Aptos ExtraBold" w:cstheme="majorBidi"/>
          <w:sz w:val="32"/>
          <w:szCs w:val="32"/>
        </w:rPr>
        <w:t>PURPOSE</w:t>
      </w:r>
      <w:bookmarkEnd w:id="3"/>
    </w:p>
    <w:p w14:paraId="10AA3B2F" w14:textId="4BB72577" w:rsidR="00851900" w:rsidRPr="00EE3534" w:rsidRDefault="00851900" w:rsidP="00851900">
      <w:pPr>
        <w:contextualSpacing/>
        <w:jc w:val="both"/>
        <w:rPr>
          <w:rFonts w:eastAsia="Aptos"/>
        </w:rPr>
      </w:pPr>
      <w:r w:rsidRPr="145E1B28">
        <w:rPr>
          <w:rFonts w:eastAsia="Aptos"/>
        </w:rPr>
        <w:t xml:space="preserve">This document serves as an overview of the </w:t>
      </w:r>
      <w:r w:rsidR="009D3E71" w:rsidRPr="145E1B28">
        <w:rPr>
          <w:rFonts w:eastAsia="Aptos"/>
        </w:rPr>
        <w:t>electrical system</w:t>
      </w:r>
      <w:r w:rsidRPr="145E1B28">
        <w:rPr>
          <w:rFonts w:eastAsia="Aptos"/>
        </w:rPr>
        <w:t xml:space="preserve"> for the FARSIGHT telescope. This </w:t>
      </w:r>
      <w:r w:rsidR="0071243B">
        <w:rPr>
          <w:rFonts w:eastAsia="Aptos"/>
        </w:rPr>
        <w:t>Interface Control Document (ICD)</w:t>
      </w:r>
      <w:r w:rsidRPr="145E1B28">
        <w:rPr>
          <w:rFonts w:eastAsia="Aptos"/>
        </w:rPr>
        <w:t xml:space="preserve"> is not a standalone document and must be used in conjunction with the documents listed in </w:t>
      </w:r>
      <w:r w:rsidR="25444642" w:rsidRPr="145E1B28">
        <w:rPr>
          <w:rFonts w:eastAsia="Aptos"/>
        </w:rPr>
        <w:t>s</w:t>
      </w:r>
      <w:r w:rsidRPr="145E1B28">
        <w:rPr>
          <w:rFonts w:eastAsia="Aptos"/>
        </w:rPr>
        <w:t xml:space="preserve">ection </w:t>
      </w:r>
      <w:r w:rsidRPr="145E1B28">
        <w:rPr>
          <w:rFonts w:eastAsia="Aptos"/>
          <w:b/>
        </w:rPr>
        <w:t>2</w:t>
      </w:r>
      <w:r w:rsidR="3F458DE5" w:rsidRPr="145E1B28">
        <w:rPr>
          <w:rFonts w:eastAsia="Aptos"/>
          <w:b/>
          <w:bCs/>
        </w:rPr>
        <w:t>.0 Applicable Documents</w:t>
      </w:r>
      <w:r w:rsidRPr="145E1B28">
        <w:rPr>
          <w:rFonts w:eastAsia="Aptos"/>
        </w:rPr>
        <w:t xml:space="preserve"> to ensure successful payload operations. </w:t>
      </w:r>
    </w:p>
    <w:p w14:paraId="46CEEDA7" w14:textId="77777777" w:rsidR="00851900" w:rsidRPr="00851900" w:rsidRDefault="00851900" w:rsidP="00851900">
      <w:pPr>
        <w:contextualSpacing/>
        <w:jc w:val="both"/>
        <w:rPr>
          <w:rFonts w:eastAsia="Aptos" w:cstheme="minorHAnsi"/>
        </w:rPr>
      </w:pPr>
    </w:p>
    <w:p w14:paraId="6DAD3604" w14:textId="0B8AC652" w:rsidR="00851900" w:rsidRPr="00904401" w:rsidRDefault="00294FCF" w:rsidP="00851900">
      <w:pPr>
        <w:keepNext/>
        <w:keepLines/>
        <w:numPr>
          <w:ilvl w:val="1"/>
          <w:numId w:val="12"/>
        </w:numPr>
        <w:spacing w:before="40" w:after="0"/>
        <w:ind w:left="576"/>
        <w:outlineLvl w:val="1"/>
        <w:rPr>
          <w:rFonts w:ascii="Aptos ExtraBold" w:eastAsiaTheme="majorEastAsia" w:hAnsi="Aptos ExtraBold" w:cstheme="majorBidi"/>
          <w:sz w:val="32"/>
          <w:szCs w:val="32"/>
        </w:rPr>
      </w:pPr>
      <w:bookmarkStart w:id="4" w:name="_Toc201160768"/>
      <w:r w:rsidRPr="00EE3534">
        <w:rPr>
          <w:rFonts w:ascii="Aptos ExtraBold" w:eastAsiaTheme="majorEastAsia" w:hAnsi="Aptos ExtraBold" w:cstheme="majorBidi"/>
          <w:sz w:val="32"/>
          <w:szCs w:val="32"/>
        </w:rPr>
        <w:t>SCOPE</w:t>
      </w:r>
      <w:bookmarkEnd w:id="4"/>
    </w:p>
    <w:p w14:paraId="70A7B5AA" w14:textId="5AE81A1A" w:rsidR="00B71AFD" w:rsidRDefault="00B71AFD" w:rsidP="00B71AFD">
      <w:pPr>
        <w:spacing w:after="0" w:line="240" w:lineRule="auto"/>
        <w:ind w:left="360"/>
        <w:contextualSpacing/>
        <w:rPr>
          <w:rFonts w:eastAsia="Times New Roman"/>
        </w:rPr>
      </w:pPr>
      <w:r>
        <w:rPr>
          <w:rFonts w:eastAsia="Times New Roman"/>
        </w:rPr>
        <w:t>This document d</w:t>
      </w:r>
      <w:r w:rsidRPr="6BF31D22">
        <w:rPr>
          <w:rFonts w:eastAsia="Times New Roman"/>
        </w:rPr>
        <w:t xml:space="preserve">efines the electrical interfaces </w:t>
      </w:r>
      <w:r>
        <w:rPr>
          <w:rFonts w:eastAsia="Times New Roman"/>
        </w:rPr>
        <w:t xml:space="preserve">to the </w:t>
      </w:r>
      <w:r w:rsidRPr="6BF31D22">
        <w:rPr>
          <w:rFonts w:eastAsia="Times New Roman"/>
        </w:rPr>
        <w:t xml:space="preserve">FARSIGHT </w:t>
      </w:r>
      <w:r>
        <w:rPr>
          <w:rFonts w:eastAsia="Times New Roman"/>
        </w:rPr>
        <w:t xml:space="preserve">imaging </w:t>
      </w:r>
      <w:r w:rsidRPr="6BF31D22">
        <w:rPr>
          <w:rFonts w:eastAsia="Times New Roman"/>
        </w:rPr>
        <w:t>payload</w:t>
      </w:r>
      <w:r>
        <w:rPr>
          <w:rFonts w:eastAsia="Times New Roman"/>
        </w:rPr>
        <w:t>.</w:t>
      </w:r>
      <w:r>
        <w:rPr>
          <w:rFonts w:eastAsia="Aptos" w:cstheme="minorHAnsi"/>
        </w:rPr>
        <w:t xml:space="preserve"> </w:t>
      </w:r>
    </w:p>
    <w:p w14:paraId="6CF1229B" w14:textId="77777777" w:rsidR="00B71AFD" w:rsidRDefault="00B71AFD" w:rsidP="00B71AFD">
      <w:pPr>
        <w:spacing w:after="0" w:line="240" w:lineRule="auto"/>
        <w:ind w:left="360"/>
        <w:contextualSpacing/>
        <w:rPr>
          <w:rFonts w:eastAsia="Times New Roman"/>
        </w:rPr>
      </w:pPr>
      <w:r>
        <w:rPr>
          <w:rFonts w:eastAsia="Times New Roman"/>
        </w:rPr>
        <w:t>Definitions include:</w:t>
      </w:r>
    </w:p>
    <w:p w14:paraId="79C98B37" w14:textId="77777777" w:rsidR="00B71AFD" w:rsidRDefault="00B71AFD" w:rsidP="00B71AFD">
      <w:pPr>
        <w:pStyle w:val="ListParagraph"/>
        <w:numPr>
          <w:ilvl w:val="0"/>
          <w:numId w:val="10"/>
        </w:numPr>
        <w:contextualSpacing/>
        <w:rPr>
          <w:rFonts w:eastAsia="Times New Roman"/>
        </w:rPr>
      </w:pPr>
      <w:r w:rsidRPr="00E1465A">
        <w:rPr>
          <w:rFonts w:eastAsia="Times New Roman"/>
        </w:rPr>
        <w:t xml:space="preserve">Control interface signal definitions, polarities, and levels are defined. </w:t>
      </w:r>
    </w:p>
    <w:p w14:paraId="43EEC760" w14:textId="77777777" w:rsidR="00B71AFD" w:rsidRDefault="00B71AFD" w:rsidP="00B71AFD">
      <w:pPr>
        <w:pStyle w:val="ListParagraph"/>
        <w:numPr>
          <w:ilvl w:val="0"/>
          <w:numId w:val="10"/>
        </w:numPr>
        <w:contextualSpacing/>
        <w:rPr>
          <w:rFonts w:eastAsia="Times New Roman"/>
        </w:rPr>
      </w:pPr>
      <w:r>
        <w:rPr>
          <w:rFonts w:eastAsia="Times New Roman"/>
        </w:rPr>
        <w:t>Power supply voltage and current specifications.</w:t>
      </w:r>
    </w:p>
    <w:p w14:paraId="3A63743C" w14:textId="47AB4B1E" w:rsidR="00B71AFD" w:rsidRDefault="000C31F5" w:rsidP="00B71AFD">
      <w:pPr>
        <w:pStyle w:val="ListParagraph"/>
        <w:numPr>
          <w:ilvl w:val="0"/>
          <w:numId w:val="10"/>
        </w:numPr>
        <w:contextualSpacing/>
        <w:rPr>
          <w:rFonts w:eastAsia="Times New Roman"/>
        </w:rPr>
      </w:pPr>
      <w:r>
        <w:rPr>
          <w:rFonts w:eastAsia="Times New Roman"/>
        </w:rPr>
        <w:t>H</w:t>
      </w:r>
      <w:r w:rsidR="00B71AFD">
        <w:rPr>
          <w:rFonts w:eastAsia="Times New Roman"/>
        </w:rPr>
        <w:t xml:space="preserve">eater and thermistor </w:t>
      </w:r>
      <w:r w:rsidR="001E6FF7">
        <w:rPr>
          <w:rFonts w:eastAsia="Times New Roman"/>
        </w:rPr>
        <w:t xml:space="preserve">electrical </w:t>
      </w:r>
      <w:r w:rsidR="00B71AFD">
        <w:rPr>
          <w:rFonts w:eastAsia="Times New Roman"/>
        </w:rPr>
        <w:t>interface</w:t>
      </w:r>
      <w:r w:rsidR="001E6FF7">
        <w:rPr>
          <w:rFonts w:eastAsia="Times New Roman"/>
        </w:rPr>
        <w:t>s</w:t>
      </w:r>
      <w:r w:rsidR="00B71AFD">
        <w:rPr>
          <w:rFonts w:eastAsia="Times New Roman"/>
        </w:rPr>
        <w:t>.</w:t>
      </w:r>
    </w:p>
    <w:p w14:paraId="7E31AAFB" w14:textId="3C62E60F" w:rsidR="00B71AFD" w:rsidRPr="00B71AFD" w:rsidRDefault="4B29F876" w:rsidP="00B71AFD">
      <w:pPr>
        <w:pStyle w:val="ListParagraph"/>
        <w:numPr>
          <w:ilvl w:val="0"/>
          <w:numId w:val="10"/>
        </w:numPr>
        <w:contextualSpacing/>
        <w:rPr>
          <w:rFonts w:eastAsia="Times New Roman"/>
        </w:rPr>
      </w:pPr>
      <w:r w:rsidRPr="37E4B049">
        <w:rPr>
          <w:rFonts w:eastAsia="Times New Roman"/>
        </w:rPr>
        <w:t>Connector pinout definitions</w:t>
      </w:r>
    </w:p>
    <w:p w14:paraId="1B84A215" w14:textId="77777777" w:rsidR="00851900" w:rsidRPr="00851900" w:rsidRDefault="00851900" w:rsidP="00B71AFD">
      <w:pPr>
        <w:spacing w:after="0" w:line="240" w:lineRule="auto"/>
        <w:ind w:left="360"/>
        <w:contextualSpacing/>
        <w:rPr>
          <w:rFonts w:eastAsia="Times New Roman"/>
        </w:rPr>
      </w:pPr>
    </w:p>
    <w:p w14:paraId="37B6274D" w14:textId="363B86D6" w:rsidR="00851900" w:rsidRPr="00904401" w:rsidRDefault="00294FCF" w:rsidP="00851900">
      <w:pPr>
        <w:keepNext/>
        <w:keepLines/>
        <w:numPr>
          <w:ilvl w:val="1"/>
          <w:numId w:val="13"/>
        </w:numPr>
        <w:spacing w:before="40" w:after="0"/>
        <w:ind w:left="576"/>
        <w:outlineLvl w:val="1"/>
        <w:rPr>
          <w:rFonts w:ascii="Aptos ExtraBold" w:eastAsiaTheme="majorEastAsia" w:hAnsi="Aptos ExtraBold" w:cstheme="majorBidi"/>
          <w:sz w:val="32"/>
          <w:szCs w:val="32"/>
        </w:rPr>
      </w:pPr>
      <w:bookmarkStart w:id="5" w:name="_Toc201160769"/>
      <w:r w:rsidRPr="00EE3534">
        <w:rPr>
          <w:rFonts w:ascii="Aptos ExtraBold" w:eastAsiaTheme="majorEastAsia" w:hAnsi="Aptos ExtraBold" w:cstheme="majorBidi"/>
          <w:sz w:val="32"/>
          <w:szCs w:val="32"/>
        </w:rPr>
        <w:t>USAGE</w:t>
      </w:r>
      <w:bookmarkEnd w:id="5"/>
    </w:p>
    <w:p w14:paraId="620E8E23" w14:textId="7B07132A" w:rsidR="00851900" w:rsidRPr="00851900" w:rsidRDefault="00851900" w:rsidP="00851900">
      <w:pPr>
        <w:contextualSpacing/>
        <w:jc w:val="both"/>
        <w:rPr>
          <w:rFonts w:eastAsia="Aptos" w:cstheme="minorHAnsi"/>
        </w:rPr>
      </w:pPr>
      <w:r w:rsidRPr="00851900">
        <w:rPr>
          <w:rFonts w:eastAsia="Aptos" w:cstheme="minorHAnsi"/>
        </w:rPr>
        <w:t xml:space="preserve">This document is to be used by designers for the FARSIGHT payload </w:t>
      </w:r>
      <w:r w:rsidR="009D3E71">
        <w:rPr>
          <w:rFonts w:eastAsia="Aptos" w:cstheme="minorHAnsi"/>
        </w:rPr>
        <w:t>electrical system</w:t>
      </w:r>
      <w:r w:rsidRPr="00851900">
        <w:rPr>
          <w:rFonts w:eastAsia="Aptos" w:cstheme="minorHAnsi"/>
        </w:rPr>
        <w:t xml:space="preserve"> to guide in the development</w:t>
      </w:r>
      <w:r w:rsidR="009D3E71">
        <w:rPr>
          <w:rFonts w:eastAsia="Aptos" w:cstheme="minorHAnsi"/>
        </w:rPr>
        <w:t xml:space="preserve"> and</w:t>
      </w:r>
      <w:r w:rsidRPr="00851900">
        <w:rPr>
          <w:rFonts w:eastAsia="Aptos" w:cstheme="minorHAnsi"/>
        </w:rPr>
        <w:t xml:space="preserve"> verification of FARSIGHT design’s conformance of integrating </w:t>
      </w:r>
      <w:proofErr w:type="gramStart"/>
      <w:r w:rsidRPr="00851900">
        <w:rPr>
          <w:rFonts w:eastAsia="Aptos" w:cstheme="minorHAnsi"/>
        </w:rPr>
        <w:t>onto</w:t>
      </w:r>
      <w:proofErr w:type="gramEnd"/>
      <w:r w:rsidRPr="00851900">
        <w:rPr>
          <w:rFonts w:eastAsia="Aptos" w:cstheme="minorHAnsi"/>
        </w:rPr>
        <w:t xml:space="preserve"> the </w:t>
      </w:r>
      <w:proofErr w:type="spellStart"/>
      <w:r w:rsidRPr="00851900">
        <w:rPr>
          <w:rFonts w:eastAsia="Aptos" w:cstheme="minorHAnsi"/>
        </w:rPr>
        <w:t>DROID.Alpha</w:t>
      </w:r>
      <w:proofErr w:type="spellEnd"/>
      <w:r w:rsidRPr="00851900">
        <w:rPr>
          <w:rFonts w:eastAsia="Aptos" w:cstheme="minorHAnsi"/>
        </w:rPr>
        <w:t xml:space="preserve"> bus.</w:t>
      </w:r>
    </w:p>
    <w:p w14:paraId="09E15414" w14:textId="77777777" w:rsidR="00851900" w:rsidRPr="00851900" w:rsidRDefault="00851900" w:rsidP="00851900">
      <w:pPr>
        <w:contextualSpacing/>
        <w:jc w:val="both"/>
        <w:rPr>
          <w:rFonts w:eastAsia="Aptos" w:cstheme="minorHAnsi"/>
        </w:rPr>
      </w:pPr>
    </w:p>
    <w:p w14:paraId="636FB465" w14:textId="511149D8" w:rsidR="00851900" w:rsidRPr="00904401" w:rsidRDefault="00294FCF" w:rsidP="00851900">
      <w:pPr>
        <w:keepNext/>
        <w:keepLines/>
        <w:numPr>
          <w:ilvl w:val="1"/>
          <w:numId w:val="14"/>
        </w:numPr>
        <w:spacing w:before="40" w:after="0"/>
        <w:ind w:left="576"/>
        <w:outlineLvl w:val="1"/>
        <w:rPr>
          <w:rFonts w:ascii="Aptos ExtraBold" w:eastAsiaTheme="majorEastAsia" w:hAnsi="Aptos ExtraBold" w:cstheme="majorBidi"/>
          <w:sz w:val="32"/>
          <w:szCs w:val="32"/>
        </w:rPr>
      </w:pPr>
      <w:bookmarkStart w:id="6" w:name="_Toc176411136"/>
      <w:bookmarkStart w:id="7" w:name="_Toc201160770"/>
      <w:r w:rsidRPr="00EE3534">
        <w:rPr>
          <w:rFonts w:ascii="Aptos ExtraBold" w:eastAsiaTheme="majorEastAsia" w:hAnsi="Aptos ExtraBold" w:cstheme="majorBidi"/>
          <w:sz w:val="32"/>
          <w:szCs w:val="32"/>
        </w:rPr>
        <w:t>CONTROL</w:t>
      </w:r>
      <w:r w:rsidR="00851900" w:rsidRPr="00EE3534">
        <w:rPr>
          <w:rFonts w:ascii="Aptos ExtraBold" w:eastAsiaTheme="majorEastAsia" w:hAnsi="Aptos ExtraBold" w:cstheme="majorBidi"/>
          <w:sz w:val="32"/>
          <w:szCs w:val="32"/>
        </w:rPr>
        <w:t xml:space="preserve"> </w:t>
      </w:r>
      <w:bookmarkEnd w:id="6"/>
      <w:r w:rsidRPr="00EE3534">
        <w:rPr>
          <w:rFonts w:ascii="Aptos ExtraBold" w:eastAsiaTheme="majorEastAsia" w:hAnsi="Aptos ExtraBold" w:cstheme="majorBidi"/>
          <w:sz w:val="32"/>
          <w:szCs w:val="32"/>
        </w:rPr>
        <w:t>AUTHORITY</w:t>
      </w:r>
      <w:bookmarkEnd w:id="7"/>
    </w:p>
    <w:p w14:paraId="4F68852B" w14:textId="77777777" w:rsidR="00851900" w:rsidRPr="00851900" w:rsidRDefault="00851900" w:rsidP="00851900">
      <w:pPr>
        <w:contextualSpacing/>
        <w:jc w:val="both"/>
        <w:rPr>
          <w:rFonts w:eastAsia="Aptos" w:cstheme="minorHAnsi"/>
        </w:rPr>
      </w:pPr>
      <w:r w:rsidRPr="00851900">
        <w:rPr>
          <w:rFonts w:eastAsia="Aptos" w:cstheme="minorHAnsi"/>
        </w:rPr>
        <w:t xml:space="preserve">Upon release of version 1.0, this document is under the TURION quality control system and shall propose changes in accordance with the internal Engineering Change Order (ECO) process. Prior to version 1.0 this document is considered under </w:t>
      </w:r>
      <w:proofErr w:type="gramStart"/>
      <w:r w:rsidRPr="00851900">
        <w:rPr>
          <w:rFonts w:eastAsia="Aptos" w:cstheme="minorHAnsi"/>
        </w:rPr>
        <w:t>a DRAFT</w:t>
      </w:r>
      <w:proofErr w:type="gramEnd"/>
      <w:r w:rsidRPr="00851900">
        <w:rPr>
          <w:rFonts w:eastAsia="Aptos" w:cstheme="minorHAnsi"/>
        </w:rPr>
        <w:t xml:space="preserve"> status.</w:t>
      </w:r>
    </w:p>
    <w:p w14:paraId="436B353D" w14:textId="77777777" w:rsidR="00851900" w:rsidRPr="00851900" w:rsidRDefault="00851900" w:rsidP="00851900">
      <w:pPr>
        <w:contextualSpacing/>
        <w:jc w:val="both"/>
        <w:rPr>
          <w:rFonts w:eastAsia="Aptos" w:cstheme="minorHAnsi"/>
        </w:rPr>
      </w:pPr>
    </w:p>
    <w:p w14:paraId="77C9B3D6" w14:textId="5A523B14" w:rsidR="00851900" w:rsidRPr="00EE3534" w:rsidRDefault="003919C2" w:rsidP="00851900">
      <w:pPr>
        <w:keepNext/>
        <w:keepLines/>
        <w:numPr>
          <w:ilvl w:val="1"/>
          <w:numId w:val="15"/>
        </w:numPr>
        <w:spacing w:before="40" w:after="0"/>
        <w:ind w:left="576"/>
        <w:outlineLvl w:val="1"/>
        <w:rPr>
          <w:rFonts w:ascii="Aptos ExtraBold" w:eastAsiaTheme="majorEastAsia" w:hAnsi="Aptos ExtraBold" w:cstheme="majorBidi"/>
          <w:sz w:val="32"/>
          <w:szCs w:val="32"/>
        </w:rPr>
      </w:pPr>
      <w:bookmarkStart w:id="8" w:name="_Toc201160771"/>
      <w:r w:rsidRPr="688B316A">
        <w:rPr>
          <w:rFonts w:ascii="Aptos ExtraBold" w:eastAsia="Aptos" w:hAnsi="Aptos ExtraBold"/>
          <w:sz w:val="32"/>
          <w:szCs w:val="32"/>
        </w:rPr>
        <w:t>STANDARDS AND SPECIFICATIONS</w:t>
      </w:r>
      <w:bookmarkEnd w:id="8"/>
    </w:p>
    <w:p w14:paraId="10050431" w14:textId="77777777" w:rsidR="00851900" w:rsidRPr="00851900" w:rsidRDefault="00851900" w:rsidP="00851900">
      <w:pPr>
        <w:spacing w:after="0" w:line="240" w:lineRule="auto"/>
        <w:contextualSpacing/>
        <w:jc w:val="both"/>
        <w:rPr>
          <w:rFonts w:eastAsia="Aptos" w:cstheme="minorHAnsi"/>
        </w:rPr>
      </w:pPr>
      <w:r w:rsidRPr="00851900">
        <w:rPr>
          <w:rFonts w:eastAsia="Aptos" w:cstheme="minorHAnsi"/>
        </w:rPr>
        <w:t>The document adheres to multiple MIL and NASA standards and specifications, employing standard space industry nomenclature. The end users of this document are assumed to be Space Industry professionals.</w:t>
      </w:r>
    </w:p>
    <w:p w14:paraId="5433D3F1" w14:textId="77777777" w:rsidR="00851900" w:rsidRPr="00851900" w:rsidRDefault="00851900" w:rsidP="00851900">
      <w:pPr>
        <w:contextualSpacing/>
      </w:pPr>
    </w:p>
    <w:p w14:paraId="61C4E64A" w14:textId="333ECC86" w:rsidR="00851900" w:rsidRPr="00544826" w:rsidRDefault="00851900" w:rsidP="00851900">
      <w:pPr>
        <w:keepNext/>
        <w:keepLines/>
        <w:numPr>
          <w:ilvl w:val="0"/>
          <w:numId w:val="16"/>
        </w:numPr>
        <w:spacing w:before="240" w:after="0"/>
        <w:outlineLvl w:val="0"/>
        <w:rPr>
          <w:rFonts w:ascii="Aptos ExtraBold" w:eastAsiaTheme="majorEastAsia" w:hAnsi="Aptos ExtraBold" w:cstheme="majorBidi"/>
          <w:sz w:val="36"/>
          <w:szCs w:val="36"/>
        </w:rPr>
      </w:pPr>
      <w:r w:rsidRPr="688B316A">
        <w:rPr>
          <w:rFonts w:eastAsiaTheme="majorEastAsia" w:cstheme="majorBidi"/>
          <w:sz w:val="28"/>
          <w:szCs w:val="28"/>
        </w:rPr>
        <w:t xml:space="preserve">   </w:t>
      </w:r>
      <w:bookmarkStart w:id="9" w:name="_Toc176411138"/>
      <w:bookmarkStart w:id="10" w:name="_Toc201160772"/>
      <w:r w:rsidRPr="00EE3534">
        <w:rPr>
          <w:rFonts w:ascii="Aptos ExtraBold" w:eastAsiaTheme="majorEastAsia" w:hAnsi="Aptos ExtraBold" w:cstheme="majorBidi"/>
          <w:sz w:val="36"/>
          <w:szCs w:val="36"/>
        </w:rPr>
        <w:t>APPLICABLE DOCUMENTS</w:t>
      </w:r>
      <w:bookmarkEnd w:id="9"/>
      <w:bookmarkEnd w:id="10"/>
      <w:r w:rsidRPr="00EE3534">
        <w:rPr>
          <w:rFonts w:ascii="Aptos ExtraBold" w:eastAsiaTheme="majorEastAsia" w:hAnsi="Aptos ExtraBold" w:cstheme="majorBidi"/>
          <w:sz w:val="36"/>
          <w:szCs w:val="36"/>
        </w:rPr>
        <w:t> </w:t>
      </w:r>
      <w:r w:rsidRPr="00851900">
        <w:t> </w:t>
      </w:r>
    </w:p>
    <w:p w14:paraId="59C389E3" w14:textId="60437FD2" w:rsidR="00851900" w:rsidRPr="00EE3534" w:rsidRDefault="003919C2" w:rsidP="00851900">
      <w:pPr>
        <w:keepNext/>
        <w:keepLines/>
        <w:numPr>
          <w:ilvl w:val="1"/>
          <w:numId w:val="17"/>
        </w:numPr>
        <w:spacing w:before="40" w:after="0"/>
        <w:ind w:left="576"/>
        <w:outlineLvl w:val="1"/>
        <w:rPr>
          <w:rFonts w:ascii="Aptos ExtraBold" w:eastAsiaTheme="majorEastAsia" w:hAnsi="Aptos ExtraBold" w:cstheme="majorBidi"/>
          <w:sz w:val="32"/>
          <w:szCs w:val="32"/>
        </w:rPr>
      </w:pPr>
      <w:bookmarkStart w:id="11" w:name="_Toc201160773"/>
      <w:r w:rsidRPr="00EE3534">
        <w:rPr>
          <w:rFonts w:ascii="Aptos ExtraBold" w:eastAsiaTheme="majorEastAsia" w:hAnsi="Aptos ExtraBold" w:cstheme="majorBidi"/>
          <w:sz w:val="32"/>
          <w:szCs w:val="32"/>
        </w:rPr>
        <w:t>INTERNAL DOCUMENTATION</w:t>
      </w:r>
      <w:bookmarkEnd w:id="11"/>
    </w:p>
    <w:p w14:paraId="7CE442D5" w14:textId="68CC70B7" w:rsidR="00851900" w:rsidRPr="00851900" w:rsidRDefault="00851900" w:rsidP="00851900">
      <w:pPr>
        <w:contextualSpacing/>
      </w:pPr>
      <w:r w:rsidRPr="00851900">
        <w:t>The following TURION documents and authorized changes form a part of this document. </w:t>
      </w:r>
    </w:p>
    <w:p w14:paraId="1CBF9138" w14:textId="781ECA70" w:rsidR="009F1F99" w:rsidRPr="009F1F99" w:rsidRDefault="009F1F99" w:rsidP="009F1F99">
      <w:pPr>
        <w:pStyle w:val="Caption"/>
        <w:keepNext/>
        <w:spacing w:after="0"/>
        <w:jc w:val="center"/>
        <w:rPr>
          <w:color w:val="auto"/>
        </w:rPr>
      </w:pPr>
      <w:bookmarkStart w:id="12" w:name="_Toc201160806"/>
      <w:r w:rsidRPr="009F1F99">
        <w:rPr>
          <w:color w:val="auto"/>
        </w:rPr>
        <w:t xml:space="preserve">Table </w:t>
      </w:r>
      <w:r w:rsidR="003377EA">
        <w:rPr>
          <w:color w:val="auto"/>
        </w:rPr>
        <w:t>2</w:t>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1</w:t>
      </w:r>
      <w:r w:rsidR="00E763F6">
        <w:rPr>
          <w:color w:val="auto"/>
        </w:rPr>
        <w:fldChar w:fldCharType="end"/>
      </w:r>
      <w:r w:rsidRPr="009F1F99">
        <w:rPr>
          <w:color w:val="auto"/>
        </w:rPr>
        <w:t>: Applicable TURION Documentation</w:t>
      </w:r>
      <w:bookmarkEnd w:id="12"/>
    </w:p>
    <w:tbl>
      <w:tblPr>
        <w:tblW w:w="933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5"/>
        <w:gridCol w:w="7185"/>
      </w:tblGrid>
      <w:tr w:rsidR="00851900" w:rsidRPr="00851900" w14:paraId="1A57F938" w14:textId="77777777" w:rsidTr="00D55093">
        <w:trPr>
          <w:trHeight w:val="300"/>
          <w:jc w:val="center"/>
        </w:trPr>
        <w:tc>
          <w:tcPr>
            <w:tcW w:w="2145" w:type="dxa"/>
            <w:tcBorders>
              <w:top w:val="single" w:sz="6" w:space="0" w:color="auto"/>
              <w:left w:val="single" w:sz="6" w:space="0" w:color="auto"/>
              <w:bottom w:val="single" w:sz="6" w:space="0" w:color="auto"/>
              <w:right w:val="single" w:sz="4" w:space="0" w:color="FFFFFF" w:themeColor="background1"/>
            </w:tcBorders>
            <w:shd w:val="clear" w:color="auto" w:fill="1E1A33"/>
            <w:hideMark/>
          </w:tcPr>
          <w:p w14:paraId="78288CC9" w14:textId="77777777" w:rsidR="00851900" w:rsidRPr="00851900" w:rsidRDefault="00851900" w:rsidP="00851900">
            <w:pPr>
              <w:contextualSpacing/>
            </w:pPr>
            <w:r w:rsidRPr="00851900">
              <w:rPr>
                <w:b/>
                <w:bCs/>
              </w:rPr>
              <w:t>Identifier</w:t>
            </w:r>
            <w:r w:rsidRPr="00851900">
              <w:t> </w:t>
            </w:r>
          </w:p>
        </w:tc>
        <w:tc>
          <w:tcPr>
            <w:tcW w:w="7185" w:type="dxa"/>
            <w:tcBorders>
              <w:top w:val="single" w:sz="6" w:space="0" w:color="auto"/>
              <w:left w:val="single" w:sz="4" w:space="0" w:color="FFFFFF" w:themeColor="background1"/>
              <w:bottom w:val="single" w:sz="6" w:space="0" w:color="auto"/>
              <w:right w:val="single" w:sz="6" w:space="0" w:color="auto"/>
            </w:tcBorders>
            <w:shd w:val="clear" w:color="auto" w:fill="1E1A33"/>
            <w:hideMark/>
          </w:tcPr>
          <w:p w14:paraId="46ADF334" w14:textId="77777777" w:rsidR="00851900" w:rsidRPr="00851900" w:rsidRDefault="00851900" w:rsidP="00851900">
            <w:pPr>
              <w:contextualSpacing/>
            </w:pPr>
            <w:r w:rsidRPr="00851900">
              <w:rPr>
                <w:b/>
                <w:bCs/>
              </w:rPr>
              <w:t>Document Title</w:t>
            </w:r>
            <w:r w:rsidRPr="00851900">
              <w:t> </w:t>
            </w:r>
          </w:p>
        </w:tc>
      </w:tr>
      <w:tr w:rsidR="00851900" w:rsidRPr="00851900" w14:paraId="34B1F92E" w14:textId="77777777" w:rsidTr="00D94D21">
        <w:trPr>
          <w:trHeight w:val="300"/>
          <w:jc w:val="center"/>
        </w:trPr>
        <w:tc>
          <w:tcPr>
            <w:tcW w:w="2145" w:type="dxa"/>
            <w:tcBorders>
              <w:top w:val="single" w:sz="6" w:space="0" w:color="auto"/>
              <w:left w:val="single" w:sz="6" w:space="0" w:color="auto"/>
              <w:bottom w:val="single" w:sz="6" w:space="0" w:color="auto"/>
              <w:right w:val="single" w:sz="6" w:space="0" w:color="auto"/>
            </w:tcBorders>
            <w:hideMark/>
          </w:tcPr>
          <w:p w14:paraId="07EB6DCA" w14:textId="77777777" w:rsidR="00851900" w:rsidRPr="00851900" w:rsidRDefault="00851900" w:rsidP="00851900">
            <w:pPr>
              <w:contextualSpacing/>
            </w:pPr>
            <w:r w:rsidRPr="00851900">
              <w:t>CM-00945 </w:t>
            </w:r>
          </w:p>
        </w:tc>
        <w:tc>
          <w:tcPr>
            <w:tcW w:w="7185" w:type="dxa"/>
            <w:tcBorders>
              <w:top w:val="single" w:sz="6" w:space="0" w:color="auto"/>
              <w:left w:val="single" w:sz="6" w:space="0" w:color="auto"/>
              <w:bottom w:val="single" w:sz="6" w:space="0" w:color="auto"/>
              <w:right w:val="single" w:sz="6" w:space="0" w:color="auto"/>
            </w:tcBorders>
            <w:hideMark/>
          </w:tcPr>
          <w:p w14:paraId="6DDF905C" w14:textId="77777777" w:rsidR="00851900" w:rsidRPr="00851900" w:rsidRDefault="00851900" w:rsidP="00851900">
            <w:pPr>
              <w:contextualSpacing/>
            </w:pPr>
            <w:r w:rsidRPr="00851900">
              <w:t>EXPORT CONTROL, GUIDELINES, DOCUMENT MARKING </w:t>
            </w:r>
          </w:p>
        </w:tc>
      </w:tr>
    </w:tbl>
    <w:p w14:paraId="1666FC57" w14:textId="77777777" w:rsidR="00851900" w:rsidRPr="00047B5F" w:rsidRDefault="00851900" w:rsidP="00851900">
      <w:pPr>
        <w:contextualSpacing/>
        <w:rPr>
          <w:rFonts w:ascii="Aptos ExtraBold" w:hAnsi="Aptos ExtraBold"/>
          <w:sz w:val="32"/>
          <w:szCs w:val="32"/>
        </w:rPr>
      </w:pPr>
      <w:r w:rsidRPr="00047B5F">
        <w:rPr>
          <w:rFonts w:ascii="Aptos ExtraBold" w:hAnsi="Aptos ExtraBold"/>
          <w:sz w:val="32"/>
          <w:szCs w:val="32"/>
        </w:rPr>
        <w:t> </w:t>
      </w:r>
    </w:p>
    <w:p w14:paraId="07EB64CF" w14:textId="63C29362" w:rsidR="00851900" w:rsidRPr="00EE3534" w:rsidRDefault="003919C2" w:rsidP="00851900">
      <w:pPr>
        <w:keepNext/>
        <w:keepLines/>
        <w:numPr>
          <w:ilvl w:val="1"/>
          <w:numId w:val="17"/>
        </w:numPr>
        <w:spacing w:before="40" w:after="0"/>
        <w:ind w:left="576"/>
        <w:outlineLvl w:val="1"/>
        <w:rPr>
          <w:rFonts w:ascii="Aptos ExtraBold" w:eastAsiaTheme="majorEastAsia" w:hAnsi="Aptos ExtraBold" w:cstheme="majorBidi"/>
          <w:sz w:val="32"/>
          <w:szCs w:val="32"/>
        </w:rPr>
      </w:pPr>
      <w:bookmarkStart w:id="13" w:name="_Toc201160774"/>
      <w:r w:rsidRPr="00EE3534">
        <w:rPr>
          <w:rFonts w:ascii="Aptos ExtraBold" w:eastAsia="Aptos ExtraBold" w:hAnsi="Aptos ExtraBold" w:cs="Aptos ExtraBold"/>
          <w:sz w:val="32"/>
          <w:szCs w:val="32"/>
        </w:rPr>
        <w:t>EXTERNAL DOCUMENTATION</w:t>
      </w:r>
      <w:bookmarkEnd w:id="13"/>
    </w:p>
    <w:p w14:paraId="13F57AE9" w14:textId="39ED0308" w:rsidR="00851900" w:rsidRPr="0088327A" w:rsidRDefault="00851900" w:rsidP="0088327A">
      <w:pPr>
        <w:contextualSpacing/>
      </w:pPr>
      <w:r w:rsidRPr="00851900">
        <w:t>TURION uses External Documents to implement industry standard practices to minimize payload integration complexity. </w:t>
      </w:r>
    </w:p>
    <w:p w14:paraId="561A77D2" w14:textId="317BAD88" w:rsidR="009F1F99" w:rsidRPr="009F1F99" w:rsidRDefault="009F1F99" w:rsidP="009F1F99">
      <w:pPr>
        <w:pStyle w:val="Caption"/>
        <w:keepNext/>
        <w:spacing w:after="0"/>
        <w:jc w:val="center"/>
        <w:rPr>
          <w:color w:val="auto"/>
        </w:rPr>
      </w:pPr>
      <w:bookmarkStart w:id="14" w:name="_Toc201160807"/>
      <w:r w:rsidRPr="009F1F99">
        <w:rPr>
          <w:color w:val="auto"/>
        </w:rPr>
        <w:t xml:space="preserve">Table </w:t>
      </w:r>
      <w:r w:rsidR="003377EA">
        <w:rPr>
          <w:color w:val="auto"/>
        </w:rPr>
        <w:t>2</w:t>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2</w:t>
      </w:r>
      <w:r w:rsidR="00E763F6">
        <w:rPr>
          <w:color w:val="auto"/>
        </w:rPr>
        <w:fldChar w:fldCharType="end"/>
      </w:r>
      <w:r w:rsidRPr="009F1F99">
        <w:rPr>
          <w:color w:val="auto"/>
        </w:rPr>
        <w:t>: Applicable External Documentation</w:t>
      </w:r>
      <w:bookmarkEnd w:id="14"/>
    </w:p>
    <w:tbl>
      <w:tblPr>
        <w:tblW w:w="934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5"/>
        <w:gridCol w:w="1680"/>
        <w:gridCol w:w="5850"/>
      </w:tblGrid>
      <w:tr w:rsidR="00851900" w:rsidRPr="00851900" w14:paraId="06964BEC" w14:textId="77777777" w:rsidTr="00D55093">
        <w:trPr>
          <w:trHeight w:val="300"/>
          <w:jc w:val="center"/>
        </w:trPr>
        <w:tc>
          <w:tcPr>
            <w:tcW w:w="1815" w:type="dxa"/>
            <w:tcBorders>
              <w:top w:val="single" w:sz="6" w:space="0" w:color="auto"/>
              <w:left w:val="single" w:sz="6" w:space="0" w:color="auto"/>
              <w:bottom w:val="single" w:sz="6" w:space="0" w:color="auto"/>
              <w:right w:val="single" w:sz="4" w:space="0" w:color="FFFFFF" w:themeColor="background1"/>
            </w:tcBorders>
            <w:shd w:val="clear" w:color="auto" w:fill="1E1A33"/>
            <w:hideMark/>
          </w:tcPr>
          <w:p w14:paraId="7B6C923D" w14:textId="77777777" w:rsidR="00851900" w:rsidRPr="00851900" w:rsidRDefault="00851900" w:rsidP="00851900">
            <w:pPr>
              <w:contextualSpacing/>
            </w:pPr>
            <w:r w:rsidRPr="00851900">
              <w:rPr>
                <w:b/>
                <w:bCs/>
              </w:rPr>
              <w:t>Authoring Entity</w:t>
            </w:r>
            <w:r w:rsidRPr="00851900">
              <w:t> </w:t>
            </w:r>
          </w:p>
        </w:tc>
        <w:tc>
          <w:tcPr>
            <w:tcW w:w="1680" w:type="dxa"/>
            <w:tcBorders>
              <w:top w:val="single" w:sz="6" w:space="0" w:color="auto"/>
              <w:left w:val="single" w:sz="4" w:space="0" w:color="FFFFFF" w:themeColor="background1"/>
              <w:bottom w:val="single" w:sz="6" w:space="0" w:color="auto"/>
              <w:right w:val="single" w:sz="4" w:space="0" w:color="FFFFFF" w:themeColor="background1"/>
            </w:tcBorders>
            <w:shd w:val="clear" w:color="auto" w:fill="1E1A33"/>
            <w:hideMark/>
          </w:tcPr>
          <w:p w14:paraId="0F3326B9" w14:textId="77777777" w:rsidR="00851900" w:rsidRPr="00851900" w:rsidRDefault="00851900" w:rsidP="00851900">
            <w:pPr>
              <w:contextualSpacing/>
            </w:pPr>
            <w:r w:rsidRPr="00851900">
              <w:rPr>
                <w:b/>
                <w:bCs/>
              </w:rPr>
              <w:t>Identifier</w:t>
            </w:r>
            <w:r w:rsidRPr="00851900">
              <w:t> </w:t>
            </w:r>
          </w:p>
        </w:tc>
        <w:tc>
          <w:tcPr>
            <w:tcW w:w="5850" w:type="dxa"/>
            <w:tcBorders>
              <w:top w:val="single" w:sz="6" w:space="0" w:color="auto"/>
              <w:left w:val="single" w:sz="4" w:space="0" w:color="FFFFFF" w:themeColor="background1"/>
              <w:bottom w:val="single" w:sz="6" w:space="0" w:color="auto"/>
              <w:right w:val="single" w:sz="6" w:space="0" w:color="auto"/>
            </w:tcBorders>
            <w:shd w:val="clear" w:color="auto" w:fill="1E1A33"/>
            <w:hideMark/>
          </w:tcPr>
          <w:p w14:paraId="386144B9" w14:textId="77777777" w:rsidR="00851900" w:rsidRPr="00851900" w:rsidRDefault="00851900" w:rsidP="00851900">
            <w:pPr>
              <w:contextualSpacing/>
            </w:pPr>
            <w:r w:rsidRPr="00851900">
              <w:rPr>
                <w:b/>
                <w:bCs/>
              </w:rPr>
              <w:t>Document Title</w:t>
            </w:r>
            <w:r w:rsidRPr="00851900">
              <w:t> </w:t>
            </w:r>
          </w:p>
        </w:tc>
      </w:tr>
      <w:tr w:rsidR="00851900" w:rsidRPr="00851900" w14:paraId="2DF0D27B" w14:textId="77777777" w:rsidTr="009F1F99">
        <w:trPr>
          <w:trHeight w:val="300"/>
          <w:jc w:val="center"/>
        </w:trPr>
        <w:tc>
          <w:tcPr>
            <w:tcW w:w="1815" w:type="dxa"/>
            <w:tcBorders>
              <w:top w:val="single" w:sz="6" w:space="0" w:color="auto"/>
              <w:left w:val="single" w:sz="6" w:space="0" w:color="auto"/>
              <w:bottom w:val="single" w:sz="6" w:space="0" w:color="auto"/>
              <w:right w:val="single" w:sz="6" w:space="0" w:color="auto"/>
            </w:tcBorders>
            <w:hideMark/>
          </w:tcPr>
          <w:p w14:paraId="4EEB40A0" w14:textId="68E3CE2A" w:rsidR="00851900" w:rsidRPr="002E5D83" w:rsidRDefault="002863C1" w:rsidP="00851900">
            <w:pPr>
              <w:contextualSpacing/>
            </w:pPr>
            <w:r w:rsidRPr="002E5D83">
              <w:t>NASA</w:t>
            </w:r>
          </w:p>
        </w:tc>
        <w:tc>
          <w:tcPr>
            <w:tcW w:w="1680" w:type="dxa"/>
            <w:tcBorders>
              <w:top w:val="single" w:sz="6" w:space="0" w:color="auto"/>
              <w:left w:val="single" w:sz="6" w:space="0" w:color="auto"/>
              <w:bottom w:val="single" w:sz="6" w:space="0" w:color="auto"/>
              <w:right w:val="single" w:sz="6" w:space="0" w:color="auto"/>
            </w:tcBorders>
            <w:hideMark/>
          </w:tcPr>
          <w:p w14:paraId="321B1431" w14:textId="34E28F6B" w:rsidR="00851900" w:rsidRPr="002E5D83" w:rsidRDefault="006E266F" w:rsidP="00851900">
            <w:pPr>
              <w:contextualSpacing/>
            </w:pPr>
            <w:r w:rsidRPr="002E5D83">
              <w:t>NASA-HDBK-4001</w:t>
            </w:r>
          </w:p>
        </w:tc>
        <w:tc>
          <w:tcPr>
            <w:tcW w:w="5850" w:type="dxa"/>
            <w:tcBorders>
              <w:top w:val="single" w:sz="6" w:space="0" w:color="auto"/>
              <w:left w:val="single" w:sz="6" w:space="0" w:color="auto"/>
              <w:bottom w:val="single" w:sz="6" w:space="0" w:color="auto"/>
              <w:right w:val="single" w:sz="6" w:space="0" w:color="auto"/>
            </w:tcBorders>
            <w:hideMark/>
          </w:tcPr>
          <w:p w14:paraId="53E25C03" w14:textId="20A4C3E0" w:rsidR="00851900" w:rsidRPr="002E5D83" w:rsidRDefault="002E5D83" w:rsidP="002E5D83">
            <w:pPr>
              <w:contextualSpacing/>
            </w:pPr>
            <w:r w:rsidRPr="002E5D83">
              <w:t>ELECTRICAL GROUNDING ARCHITECTURE FOR UNMANNED SPACECRAFT</w:t>
            </w:r>
          </w:p>
        </w:tc>
      </w:tr>
    </w:tbl>
    <w:p w14:paraId="0AC78809" w14:textId="54812CD3" w:rsidR="00851900" w:rsidRPr="00851900" w:rsidRDefault="00851900" w:rsidP="00851900">
      <w:pPr>
        <w:contextualSpacing/>
        <w:rPr>
          <w:color w:val="FF0000"/>
        </w:rPr>
      </w:pPr>
    </w:p>
    <w:p w14:paraId="23BA8276" w14:textId="4E479A0F" w:rsidR="00851900" w:rsidRPr="00EE3534" w:rsidRDefault="00851900" w:rsidP="00851900">
      <w:pPr>
        <w:keepNext/>
        <w:keepLines/>
        <w:numPr>
          <w:ilvl w:val="0"/>
          <w:numId w:val="19"/>
        </w:numPr>
        <w:spacing w:before="240" w:after="0"/>
        <w:outlineLvl w:val="0"/>
        <w:rPr>
          <w:rFonts w:ascii="Aptos ExtraBold" w:eastAsiaTheme="majorEastAsia" w:hAnsi="Aptos ExtraBold" w:cstheme="majorBidi"/>
          <w:sz w:val="36"/>
          <w:szCs w:val="36"/>
        </w:rPr>
      </w:pPr>
      <w:r w:rsidRPr="688B316A">
        <w:rPr>
          <w:rFonts w:eastAsiaTheme="majorEastAsia" w:cstheme="majorBidi"/>
          <w:sz w:val="28"/>
          <w:szCs w:val="28"/>
        </w:rPr>
        <w:t xml:space="preserve">   </w:t>
      </w:r>
      <w:bookmarkStart w:id="15" w:name="_Toc176411142"/>
      <w:bookmarkStart w:id="16" w:name="_Toc201160775"/>
      <w:r w:rsidRPr="00EE3534">
        <w:rPr>
          <w:rFonts w:ascii="Aptos ExtraBold" w:eastAsiaTheme="majorEastAsia" w:hAnsi="Aptos ExtraBold" w:cstheme="majorBidi"/>
          <w:sz w:val="36"/>
          <w:szCs w:val="36"/>
        </w:rPr>
        <w:t>FARSIGHT SYSTEM OVERVIEW</w:t>
      </w:r>
      <w:bookmarkEnd w:id="15"/>
      <w:bookmarkEnd w:id="16"/>
    </w:p>
    <w:p w14:paraId="452B9D64" w14:textId="7776DD57" w:rsidR="00851900" w:rsidRPr="00EE3534" w:rsidRDefault="00851900" w:rsidP="00851900">
      <w:pPr>
        <w:keepNext/>
        <w:keepLines/>
        <w:numPr>
          <w:ilvl w:val="1"/>
          <w:numId w:val="19"/>
        </w:numPr>
        <w:spacing w:before="40" w:after="0"/>
        <w:ind w:left="576"/>
        <w:outlineLvl w:val="1"/>
        <w:rPr>
          <w:rFonts w:ascii="Aptos ExtraBold" w:eastAsiaTheme="majorEastAsia" w:hAnsi="Aptos ExtraBold" w:cstheme="majorBidi"/>
          <w:sz w:val="32"/>
          <w:szCs w:val="32"/>
        </w:rPr>
      </w:pPr>
      <w:bookmarkStart w:id="17" w:name="_Toc176411143"/>
      <w:bookmarkStart w:id="18" w:name="_Toc201160776"/>
      <w:r w:rsidRPr="00EE3534">
        <w:rPr>
          <w:rFonts w:ascii="Aptos ExtraBold" w:eastAsiaTheme="majorEastAsia" w:hAnsi="Aptos ExtraBold" w:cstheme="majorBidi"/>
          <w:sz w:val="32"/>
          <w:szCs w:val="32"/>
        </w:rPr>
        <w:t xml:space="preserve">TURION </w:t>
      </w:r>
      <w:bookmarkEnd w:id="17"/>
      <w:r w:rsidR="003919C2" w:rsidRPr="00EE3534">
        <w:rPr>
          <w:rFonts w:ascii="Aptos ExtraBold" w:eastAsiaTheme="majorEastAsia" w:hAnsi="Aptos ExtraBold" w:cstheme="majorBidi"/>
          <w:sz w:val="32"/>
          <w:szCs w:val="32"/>
        </w:rPr>
        <w:t>MISSION AND COMPANY PROFILE</w:t>
      </w:r>
      <w:bookmarkEnd w:id="18"/>
      <w:r w:rsidRPr="00EE3534">
        <w:rPr>
          <w:rFonts w:ascii="Aptos ExtraBold" w:eastAsiaTheme="majorEastAsia" w:hAnsi="Aptos ExtraBold" w:cstheme="majorBidi"/>
          <w:sz w:val="32"/>
          <w:szCs w:val="32"/>
        </w:rPr>
        <w:t> </w:t>
      </w:r>
      <w:bookmarkStart w:id="19" w:name="_Toc176403124"/>
    </w:p>
    <w:p w14:paraId="3541EBD5" w14:textId="77777777" w:rsidR="00851900" w:rsidRPr="00851900" w:rsidRDefault="00851900" w:rsidP="6E3D0261">
      <w:pPr>
        <w:tabs>
          <w:tab w:val="num" w:pos="720"/>
        </w:tabs>
        <w:jc w:val="both"/>
        <w:rPr>
          <w:b/>
          <w:bCs/>
          <w:sz w:val="24"/>
          <w:szCs w:val="24"/>
        </w:rPr>
      </w:pPr>
      <w:r w:rsidRPr="00851900">
        <w:t xml:space="preserve">TURION was founded to accelerate the commercialization of space while focusing on key technological risks toward advancement of the greater vision of a prosperous and stable space economy. To address these risks, TURION uses a hardware-first approach to rapidly develop and iterate on space vehicles using a capability-based architecture to reduce risk and </w:t>
      </w:r>
      <w:proofErr w:type="gramStart"/>
      <w:r w:rsidRPr="00851900">
        <w:t>iteration</w:t>
      </w:r>
      <w:proofErr w:type="gramEnd"/>
      <w:r w:rsidRPr="00851900">
        <w:t xml:space="preserve"> cycle time.</w:t>
      </w:r>
      <w:bookmarkEnd w:id="19"/>
      <w:r w:rsidRPr="00851900">
        <w:t>  </w:t>
      </w:r>
    </w:p>
    <w:p w14:paraId="3D011070" w14:textId="689DEBBF" w:rsidR="00851900" w:rsidRPr="00EE3534" w:rsidRDefault="00851900" w:rsidP="00851900">
      <w:pPr>
        <w:keepNext/>
        <w:keepLines/>
        <w:numPr>
          <w:ilvl w:val="1"/>
          <w:numId w:val="19"/>
        </w:numPr>
        <w:spacing w:before="40" w:after="0"/>
        <w:ind w:left="576"/>
        <w:outlineLvl w:val="1"/>
        <w:rPr>
          <w:rFonts w:ascii="Aptos ExtraBold" w:eastAsiaTheme="majorEastAsia" w:hAnsi="Aptos ExtraBold" w:cstheme="majorBidi"/>
          <w:sz w:val="32"/>
          <w:szCs w:val="32"/>
        </w:rPr>
      </w:pPr>
      <w:bookmarkStart w:id="20" w:name="_Toc176411144"/>
      <w:bookmarkStart w:id="21" w:name="_Toc201160777"/>
      <w:r w:rsidRPr="00EE3534">
        <w:rPr>
          <w:rFonts w:ascii="Aptos ExtraBold" w:eastAsiaTheme="majorEastAsia" w:hAnsi="Aptos ExtraBold" w:cstheme="majorBidi"/>
          <w:sz w:val="32"/>
          <w:szCs w:val="32"/>
        </w:rPr>
        <w:t xml:space="preserve">FARSIGHT </w:t>
      </w:r>
      <w:bookmarkEnd w:id="20"/>
      <w:r w:rsidR="003919C2" w:rsidRPr="00EE3534">
        <w:rPr>
          <w:rFonts w:ascii="Aptos ExtraBold" w:eastAsiaTheme="majorEastAsia" w:hAnsi="Aptos ExtraBold" w:cstheme="majorBidi"/>
          <w:sz w:val="32"/>
          <w:szCs w:val="32"/>
        </w:rPr>
        <w:t>COMPLIANCE</w:t>
      </w:r>
      <w:bookmarkEnd w:id="21"/>
      <w:r w:rsidRPr="00EE3534">
        <w:rPr>
          <w:rFonts w:ascii="Aptos ExtraBold" w:eastAsiaTheme="majorEastAsia" w:hAnsi="Aptos ExtraBold" w:cstheme="majorBidi"/>
          <w:sz w:val="32"/>
          <w:szCs w:val="32"/>
        </w:rPr>
        <w:t> </w:t>
      </w:r>
    </w:p>
    <w:p w14:paraId="1117F8CE" w14:textId="35BA9FA4" w:rsidR="006649D9" w:rsidRPr="00B71AFD" w:rsidRDefault="00851900" w:rsidP="6E3D0261">
      <w:pPr>
        <w:jc w:val="both"/>
      </w:pPr>
      <w:bookmarkStart w:id="22" w:name="_Toc176403126"/>
      <w:r w:rsidRPr="00851900">
        <w:t xml:space="preserve">FARSIGHT must adhere to the guidelines and requirements specified in this document and the </w:t>
      </w:r>
      <w:proofErr w:type="spellStart"/>
      <w:r w:rsidRPr="00851900">
        <w:t>DROID.Alpha</w:t>
      </w:r>
      <w:proofErr w:type="spellEnd"/>
      <w:r w:rsidRPr="00851900">
        <w:t xml:space="preserve"> Hosted Payload User Guide. This ensures successful integration and operation within the </w:t>
      </w:r>
      <w:proofErr w:type="spellStart"/>
      <w:r w:rsidRPr="00851900">
        <w:t>DROID.Alpha</w:t>
      </w:r>
      <w:proofErr w:type="spellEnd"/>
      <w:r w:rsidRPr="00851900">
        <w:t xml:space="preserve"> Satellite Bus Payload environment.</w:t>
      </w:r>
      <w:bookmarkEnd w:id="22"/>
      <w:r w:rsidRPr="00851900">
        <w:t> </w:t>
      </w:r>
    </w:p>
    <w:p w14:paraId="3DCEC90A" w14:textId="77777777" w:rsidR="00F57256" w:rsidRDefault="00F57256">
      <w:r>
        <w:br w:type="page"/>
      </w:r>
    </w:p>
    <w:p w14:paraId="62B6D73D" w14:textId="452C778B" w:rsidR="006649D9" w:rsidRPr="00EE3534" w:rsidRDefault="00C11C1D" w:rsidP="002E7A53">
      <w:pPr>
        <w:pStyle w:val="Heading1"/>
        <w:numPr>
          <w:ilvl w:val="0"/>
          <w:numId w:val="23"/>
        </w:numPr>
        <w:rPr>
          <w:b w:val="0"/>
        </w:rPr>
      </w:pPr>
      <w:bookmarkStart w:id="23" w:name="_Toc201160778"/>
      <w:bookmarkStart w:id="24" w:name="_Hlk147147991"/>
      <w:r>
        <w:rPr>
          <w:b w:val="0"/>
        </w:rPr>
        <w:t>EXT</w:t>
      </w:r>
      <w:r w:rsidR="0F285714">
        <w:rPr>
          <w:b w:val="0"/>
        </w:rPr>
        <w:t>ER</w:t>
      </w:r>
      <w:r>
        <w:rPr>
          <w:b w:val="0"/>
        </w:rPr>
        <w:t xml:space="preserve">NAL </w:t>
      </w:r>
      <w:r w:rsidR="00343142" w:rsidRPr="00EE3534">
        <w:rPr>
          <w:b w:val="0"/>
        </w:rPr>
        <w:t>ELECTRICAL INTERFACE DEFINITION</w:t>
      </w:r>
      <w:r w:rsidR="00F44453" w:rsidRPr="00EE3534">
        <w:rPr>
          <w:b w:val="0"/>
        </w:rPr>
        <w:t>S</w:t>
      </w:r>
      <w:bookmarkEnd w:id="23"/>
    </w:p>
    <w:p w14:paraId="1B6C37CC" w14:textId="0A0D57B6" w:rsidR="006649D9" w:rsidRPr="00EE3534" w:rsidRDefault="002E7A53" w:rsidP="002E7A53">
      <w:pPr>
        <w:pStyle w:val="Heading2"/>
        <w:ind w:left="144"/>
        <w:rPr>
          <w:b w:val="0"/>
        </w:rPr>
      </w:pPr>
      <w:bookmarkStart w:id="25" w:name="_Toc201160779"/>
      <w:r w:rsidRPr="00EE3534">
        <w:rPr>
          <w:b w:val="0"/>
        </w:rPr>
        <w:t xml:space="preserve">4.1 </w:t>
      </w:r>
      <w:r w:rsidR="00883AA4" w:rsidRPr="00EE3534">
        <w:rPr>
          <w:b w:val="0"/>
        </w:rPr>
        <w:t>BLOCK</w:t>
      </w:r>
      <w:r w:rsidR="006649D9" w:rsidRPr="00EE3534">
        <w:rPr>
          <w:b w:val="0"/>
        </w:rPr>
        <w:t xml:space="preserve"> </w:t>
      </w:r>
      <w:r w:rsidR="00883AA4" w:rsidRPr="00EE3534">
        <w:rPr>
          <w:b w:val="0"/>
        </w:rPr>
        <w:t>DIAGRAM</w:t>
      </w:r>
      <w:bookmarkEnd w:id="25"/>
    </w:p>
    <w:p w14:paraId="176BDE02" w14:textId="0F66E28F" w:rsidR="006649D9" w:rsidRDefault="34CD99CC" w:rsidP="00B27FD4">
      <w:r>
        <w:t>FARSIGHT interface illustrated in block diagram below</w:t>
      </w:r>
      <w:r w:rsidR="00B56CB9">
        <w:t xml:space="preserve"> (Reference </w:t>
      </w:r>
      <w:r>
        <w:fldChar w:fldCharType="begin"/>
      </w:r>
      <w:r>
        <w:instrText xml:space="preserve"> REF _Ref184999313 \h  \* MERGEFORMAT </w:instrText>
      </w:r>
      <w:r>
        <w:fldChar w:fldCharType="separate"/>
      </w:r>
      <w:r w:rsidR="008C3132">
        <w:t>Figure 41</w:t>
      </w:r>
      <w:r>
        <w:fldChar w:fldCharType="end"/>
      </w:r>
      <w:r w:rsidR="00B56CB9">
        <w:t>)</w:t>
      </w:r>
      <w:r>
        <w:t>.</w:t>
      </w:r>
      <w:r w:rsidR="364BEC9F">
        <w:t xml:space="preserve"> The electrical interface is circled in red.</w:t>
      </w:r>
    </w:p>
    <w:p w14:paraId="5E352EEF" w14:textId="2BE97F2F" w:rsidR="006649D9" w:rsidRPr="00343142" w:rsidRDefault="6F6CFE94" w:rsidP="4E75447A">
      <w:pPr>
        <w:spacing w:after="0"/>
        <w:jc w:val="center"/>
      </w:pPr>
      <w:r>
        <w:rPr>
          <w:noProof/>
        </w:rPr>
        <w:drawing>
          <wp:inline distT="0" distB="0" distL="0" distR="0" wp14:anchorId="31469488" wp14:editId="4D84BDFA">
            <wp:extent cx="5534026" cy="6686550"/>
            <wp:effectExtent l="0" t="0" r="0" b="0"/>
            <wp:docPr id="1488115725" name="Picture 148811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115725"/>
                    <pic:cNvPicPr/>
                  </pic:nvPicPr>
                  <pic:blipFill>
                    <a:blip r:embed="rId16">
                      <a:extLst>
                        <a:ext uri="{28A0092B-C50C-407E-A947-70E740481C1C}">
                          <a14:useLocalDpi xmlns:a14="http://schemas.microsoft.com/office/drawing/2010/main" val="0"/>
                        </a:ext>
                      </a:extLst>
                    </a:blip>
                    <a:stretch>
                      <a:fillRect/>
                    </a:stretch>
                  </pic:blipFill>
                  <pic:spPr>
                    <a:xfrm>
                      <a:off x="0" y="0"/>
                      <a:ext cx="5534026" cy="6686550"/>
                    </a:xfrm>
                    <a:prstGeom prst="rect">
                      <a:avLst/>
                    </a:prstGeom>
                  </pic:spPr>
                </pic:pic>
              </a:graphicData>
            </a:graphic>
          </wp:inline>
        </w:drawing>
      </w:r>
      <w:r w:rsidR="578889BD">
        <w:t>-</w:t>
      </w:r>
    </w:p>
    <w:p w14:paraId="45DD7C5B" w14:textId="76995BC5" w:rsidR="006649D9" w:rsidRPr="00936338" w:rsidRDefault="00B97E9A" w:rsidP="00B97E9A">
      <w:pPr>
        <w:spacing w:after="200" w:line="240" w:lineRule="auto"/>
        <w:jc w:val="center"/>
        <w:rPr>
          <w:i/>
          <w:sz w:val="18"/>
          <w:szCs w:val="18"/>
        </w:rPr>
      </w:pPr>
      <w:bookmarkStart w:id="26" w:name="_Ref176264005"/>
      <w:bookmarkStart w:id="27" w:name="_Ref184999313"/>
      <w:bookmarkStart w:id="28" w:name="_Toc176771344"/>
      <w:bookmarkStart w:id="29" w:name="_Toc176773404"/>
      <w:bookmarkStart w:id="30" w:name="_Toc185000093"/>
      <w:bookmarkStart w:id="31" w:name="_Toc201160804"/>
      <w:r w:rsidRPr="00936338">
        <w:rPr>
          <w:i/>
          <w:sz w:val="18"/>
          <w:szCs w:val="18"/>
        </w:rPr>
        <w:t xml:space="preserve">Figure </w:t>
      </w:r>
      <w:bookmarkEnd w:id="26"/>
      <w:r w:rsidR="00795A6A" w:rsidRPr="00936338">
        <w:rPr>
          <w:i/>
          <w:sz w:val="18"/>
          <w:szCs w:val="18"/>
        </w:rPr>
        <w:fldChar w:fldCharType="begin"/>
      </w:r>
      <w:r w:rsidR="00795A6A" w:rsidRPr="00936338">
        <w:rPr>
          <w:i/>
          <w:sz w:val="18"/>
          <w:szCs w:val="18"/>
        </w:rPr>
        <w:instrText xml:space="preserve"> STYLEREF 1 \s </w:instrText>
      </w:r>
      <w:r w:rsidR="00795A6A" w:rsidRPr="00936338">
        <w:rPr>
          <w:i/>
          <w:sz w:val="18"/>
          <w:szCs w:val="18"/>
        </w:rPr>
        <w:fldChar w:fldCharType="separate"/>
      </w:r>
      <w:r w:rsidR="008C3132">
        <w:rPr>
          <w:i/>
          <w:noProof/>
          <w:sz w:val="18"/>
          <w:szCs w:val="18"/>
        </w:rPr>
        <w:t>4</w:t>
      </w:r>
      <w:r w:rsidR="00795A6A" w:rsidRPr="00936338">
        <w:rPr>
          <w:i/>
          <w:sz w:val="18"/>
          <w:szCs w:val="18"/>
        </w:rPr>
        <w:fldChar w:fldCharType="end"/>
      </w:r>
      <w:r w:rsidR="00795A6A" w:rsidRPr="00936338">
        <w:rPr>
          <w:i/>
          <w:sz w:val="18"/>
          <w:szCs w:val="18"/>
        </w:rPr>
        <w:noBreakHyphen/>
      </w:r>
      <w:r w:rsidR="00795A6A" w:rsidRPr="00936338">
        <w:rPr>
          <w:i/>
          <w:sz w:val="18"/>
          <w:szCs w:val="18"/>
        </w:rPr>
        <w:fldChar w:fldCharType="begin"/>
      </w:r>
      <w:r w:rsidR="00795A6A" w:rsidRPr="00936338">
        <w:rPr>
          <w:i/>
          <w:sz w:val="18"/>
          <w:szCs w:val="18"/>
        </w:rPr>
        <w:instrText xml:space="preserve"> SEQ Figure \* ARABIC \s 1 </w:instrText>
      </w:r>
      <w:r w:rsidR="00795A6A" w:rsidRPr="00936338">
        <w:rPr>
          <w:i/>
          <w:sz w:val="18"/>
          <w:szCs w:val="18"/>
        </w:rPr>
        <w:fldChar w:fldCharType="separate"/>
      </w:r>
      <w:r w:rsidR="008C3132">
        <w:rPr>
          <w:i/>
          <w:noProof/>
          <w:sz w:val="18"/>
          <w:szCs w:val="18"/>
        </w:rPr>
        <w:t>1</w:t>
      </w:r>
      <w:r w:rsidR="00795A6A" w:rsidRPr="00936338">
        <w:rPr>
          <w:i/>
          <w:sz w:val="18"/>
          <w:szCs w:val="18"/>
        </w:rPr>
        <w:fldChar w:fldCharType="end"/>
      </w:r>
      <w:bookmarkEnd w:id="27"/>
      <w:r w:rsidRPr="00936338">
        <w:rPr>
          <w:i/>
          <w:sz w:val="18"/>
          <w:szCs w:val="18"/>
        </w:rPr>
        <w:t xml:space="preserve">: </w:t>
      </w:r>
      <w:r w:rsidR="004B752B" w:rsidRPr="00936338">
        <w:rPr>
          <w:i/>
          <w:sz w:val="18"/>
          <w:szCs w:val="18"/>
        </w:rPr>
        <w:t>FARSIGHT</w:t>
      </w:r>
      <w:r w:rsidR="00047D2D" w:rsidRPr="00936338">
        <w:rPr>
          <w:i/>
          <w:sz w:val="18"/>
          <w:szCs w:val="18"/>
        </w:rPr>
        <w:t xml:space="preserve"> Electrical</w:t>
      </w:r>
      <w:r w:rsidR="004B752B" w:rsidRPr="00936338">
        <w:rPr>
          <w:i/>
          <w:sz w:val="18"/>
          <w:szCs w:val="18"/>
        </w:rPr>
        <w:t xml:space="preserve"> Interface Block Diagram</w:t>
      </w:r>
      <w:bookmarkEnd w:id="28"/>
      <w:bookmarkEnd w:id="29"/>
      <w:bookmarkEnd w:id="30"/>
      <w:bookmarkEnd w:id="31"/>
    </w:p>
    <w:p w14:paraId="7D3D6716" w14:textId="77777777" w:rsidR="00151F8D" w:rsidRPr="00B97E9A" w:rsidRDefault="00151F8D" w:rsidP="00B97E9A">
      <w:pPr>
        <w:spacing w:after="200" w:line="240" w:lineRule="auto"/>
        <w:jc w:val="center"/>
        <w:rPr>
          <w:i/>
          <w:color w:val="000000" w:themeColor="text1"/>
          <w:sz w:val="18"/>
          <w:szCs w:val="18"/>
        </w:rPr>
      </w:pPr>
    </w:p>
    <w:p w14:paraId="0D4DB197" w14:textId="77777777" w:rsidR="00C74A91" w:rsidRDefault="00C74A91" w:rsidP="00C74A91">
      <w:pPr>
        <w:pStyle w:val="Heading2"/>
        <w:numPr>
          <w:ilvl w:val="1"/>
          <w:numId w:val="25"/>
        </w:numPr>
        <w:ind w:left="504"/>
      </w:pPr>
      <w:bookmarkStart w:id="32" w:name="_Toc201160780"/>
      <w:bookmarkStart w:id="33" w:name="_Hlk147148196"/>
      <w:r>
        <w:t>SIGNAL DEFINITIONS</w:t>
      </w:r>
      <w:bookmarkEnd w:id="32"/>
    </w:p>
    <w:p w14:paraId="78A2B2A3" w14:textId="18A0A697" w:rsidR="00C74A91" w:rsidRPr="00456908" w:rsidRDefault="00C74A91" w:rsidP="003367F5">
      <w:pPr>
        <w:jc w:val="both"/>
      </w:pPr>
      <w:r>
        <w:t xml:space="preserve">This section defines the electrical </w:t>
      </w:r>
      <w:r w:rsidR="006E6A1D">
        <w:t xml:space="preserve">interfaces </w:t>
      </w:r>
      <w:r w:rsidR="004F480F">
        <w:t>to FARSIGHT. C</w:t>
      </w:r>
      <w:r>
        <w:t>haracteristics of the power and control interfaces and communications protocols and standards used</w:t>
      </w:r>
      <w:r w:rsidR="004F480F">
        <w:t xml:space="preserve"> are </w:t>
      </w:r>
      <w:r w:rsidR="007F5D2B">
        <w:t>defined</w:t>
      </w:r>
      <w:r>
        <w:t>.</w:t>
      </w:r>
      <w:r w:rsidR="007A537C">
        <w:t xml:space="preserve"> Connector pinout is defined in section </w:t>
      </w:r>
      <w:r w:rsidR="005D7839" w:rsidRPr="0087094E">
        <w:rPr>
          <w:b/>
          <w:bCs/>
        </w:rPr>
        <w:t>4.3</w:t>
      </w:r>
      <w:r w:rsidR="007E797B">
        <w:t xml:space="preserve">. </w:t>
      </w:r>
    </w:p>
    <w:p w14:paraId="14AC0DAE" w14:textId="3CAA131D" w:rsidR="00C74A91" w:rsidRPr="00EE3534" w:rsidRDefault="00883AA4" w:rsidP="00C74A91">
      <w:pPr>
        <w:pStyle w:val="Heading3"/>
        <w:numPr>
          <w:ilvl w:val="2"/>
          <w:numId w:val="25"/>
        </w:numPr>
        <w:ind w:left="1152"/>
        <w:rPr>
          <w:b w:val="0"/>
        </w:rPr>
      </w:pPr>
      <w:bookmarkStart w:id="34" w:name="_Toc201160781"/>
      <w:r w:rsidRPr="00EE3534">
        <w:rPr>
          <w:b w:val="0"/>
        </w:rPr>
        <w:t>POWER</w:t>
      </w:r>
      <w:r w:rsidR="00C74A91" w:rsidRPr="00EE3534">
        <w:rPr>
          <w:b w:val="0"/>
        </w:rPr>
        <w:t xml:space="preserve"> </w:t>
      </w:r>
      <w:r w:rsidRPr="00EE3534">
        <w:rPr>
          <w:b w:val="0"/>
        </w:rPr>
        <w:t>SUPPLY</w:t>
      </w:r>
      <w:bookmarkEnd w:id="34"/>
    </w:p>
    <w:p w14:paraId="3C8662E5" w14:textId="2C0B642E" w:rsidR="00047D2D" w:rsidRDefault="00C74A91" w:rsidP="00A65253">
      <w:pPr>
        <w:jc w:val="both"/>
      </w:pPr>
      <w:r>
        <w:t>FARSIGHT requires one 28V power rail. A</w:t>
      </w:r>
      <w:r w:rsidR="007F5D2B">
        <w:t xml:space="preserve">ll internal </w:t>
      </w:r>
      <w:r w:rsidR="00A34523">
        <w:t>voltages are internally generated from this</w:t>
      </w:r>
      <w:r>
        <w:t xml:space="preserve"> 28V </w:t>
      </w:r>
      <w:r w:rsidR="00A34523">
        <w:t>rail</w:t>
      </w:r>
      <w:r w:rsidR="0030517A">
        <w:t>.</w:t>
      </w:r>
      <w:r>
        <w:t xml:space="preserve"> </w:t>
      </w:r>
      <w:r w:rsidR="0032059E">
        <w:t xml:space="preserve">Power is supplied across PWR/PGND pins on the </w:t>
      </w:r>
      <w:r w:rsidR="00510D3C">
        <w:t xml:space="preserve">electrical interface. </w:t>
      </w:r>
      <w:r w:rsidR="004978FF">
        <w:t xml:space="preserve">When power is </w:t>
      </w:r>
      <w:r w:rsidR="008E3848">
        <w:t xml:space="preserve">within the Over/under voltage </w:t>
      </w:r>
      <w:r w:rsidR="00716326">
        <w:t xml:space="preserve">thresholds, FARSIGHT enters its lowest power operating mode and </w:t>
      </w:r>
      <w:r w:rsidR="0037631D">
        <w:t xml:space="preserve">will respond to </w:t>
      </w:r>
      <w:r w:rsidR="007D5EFE">
        <w:t>commands</w:t>
      </w:r>
      <w:r w:rsidR="0037631D">
        <w:t>.</w:t>
      </w:r>
    </w:p>
    <w:p w14:paraId="28A5E216" w14:textId="77166A55" w:rsidR="00A65253" w:rsidRPr="00A65253" w:rsidRDefault="00A65253" w:rsidP="00A65253">
      <w:pPr>
        <w:pStyle w:val="Caption"/>
        <w:keepNext/>
        <w:spacing w:after="0"/>
        <w:jc w:val="center"/>
        <w:rPr>
          <w:color w:val="auto"/>
        </w:rPr>
      </w:pPr>
      <w:bookmarkStart w:id="35" w:name="_Toc201160808"/>
      <w:r w:rsidRPr="00A65253">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1</w:t>
      </w:r>
      <w:r w:rsidR="00E763F6">
        <w:rPr>
          <w:color w:val="auto"/>
        </w:rPr>
        <w:fldChar w:fldCharType="end"/>
      </w:r>
      <w:r w:rsidRPr="00A65253">
        <w:rPr>
          <w:color w:val="auto"/>
        </w:rPr>
        <w:t>: Power Supply Interface Pins</w:t>
      </w:r>
      <w:bookmarkEnd w:id="35"/>
    </w:p>
    <w:tbl>
      <w:tblPr>
        <w:tblStyle w:val="TableGrid"/>
        <w:tblW w:w="0" w:type="auto"/>
        <w:tblInd w:w="1885" w:type="dxa"/>
        <w:tblLook w:val="04A0" w:firstRow="1" w:lastRow="0" w:firstColumn="1" w:lastColumn="0" w:noHBand="0" w:noVBand="1"/>
      </w:tblPr>
      <w:tblGrid>
        <w:gridCol w:w="3366"/>
        <w:gridCol w:w="3024"/>
      </w:tblGrid>
      <w:tr w:rsidR="00C33D37" w14:paraId="74D4FA8A" w14:textId="77777777" w:rsidTr="001B73E2">
        <w:tc>
          <w:tcPr>
            <w:tcW w:w="6390" w:type="dxa"/>
            <w:gridSpan w:val="2"/>
            <w:shd w:val="clear" w:color="auto" w:fill="1E1A33"/>
          </w:tcPr>
          <w:p w14:paraId="6CAE468A" w14:textId="36B1D766" w:rsidR="00C33D37" w:rsidRPr="000A062E" w:rsidRDefault="00526982">
            <w:pPr>
              <w:rPr>
                <w:b/>
              </w:rPr>
            </w:pPr>
            <w:r w:rsidRPr="000A062E">
              <w:rPr>
                <w:b/>
              </w:rPr>
              <w:t>Power Supply Pins</w:t>
            </w:r>
          </w:p>
        </w:tc>
      </w:tr>
      <w:tr w:rsidR="00783683" w14:paraId="63093E09" w14:textId="77777777" w:rsidTr="00F87AEF">
        <w:tc>
          <w:tcPr>
            <w:tcW w:w="3366" w:type="dxa"/>
          </w:tcPr>
          <w:p w14:paraId="7C07F2AC" w14:textId="0721834F" w:rsidR="00783683" w:rsidRDefault="00994943" w:rsidP="00783683">
            <w:r>
              <w:t xml:space="preserve">Power Supply Positive </w:t>
            </w:r>
          </w:p>
        </w:tc>
        <w:tc>
          <w:tcPr>
            <w:tcW w:w="3024" w:type="dxa"/>
            <w:vAlign w:val="center"/>
          </w:tcPr>
          <w:p w14:paraId="7930DFDE" w14:textId="63B829E8" w:rsidR="00783683" w:rsidRDefault="00994943" w:rsidP="00F87AEF">
            <w:pPr>
              <w:jc w:val="center"/>
            </w:pPr>
            <w:r>
              <w:t>PWR</w:t>
            </w:r>
          </w:p>
        </w:tc>
      </w:tr>
      <w:tr w:rsidR="00783683" w14:paraId="2C7E361A" w14:textId="77777777" w:rsidTr="00F87AEF">
        <w:tc>
          <w:tcPr>
            <w:tcW w:w="3366" w:type="dxa"/>
          </w:tcPr>
          <w:p w14:paraId="60CF6E05" w14:textId="0E9C4018" w:rsidR="00783683" w:rsidRDefault="00994943" w:rsidP="00783683">
            <w:r>
              <w:t>Power Supply Return ground</w:t>
            </w:r>
          </w:p>
        </w:tc>
        <w:tc>
          <w:tcPr>
            <w:tcW w:w="3024" w:type="dxa"/>
            <w:vAlign w:val="center"/>
          </w:tcPr>
          <w:p w14:paraId="10BC8D1C" w14:textId="1099A83B" w:rsidR="00783683" w:rsidRDefault="00994943" w:rsidP="00F87AEF">
            <w:pPr>
              <w:jc w:val="center"/>
            </w:pPr>
            <w:r>
              <w:t>PGND</w:t>
            </w:r>
          </w:p>
        </w:tc>
      </w:tr>
      <w:tr w:rsidR="00526982" w14:paraId="6E9CF65E" w14:textId="77777777" w:rsidTr="005231BA">
        <w:tc>
          <w:tcPr>
            <w:tcW w:w="6390" w:type="dxa"/>
            <w:gridSpan w:val="2"/>
            <w:shd w:val="clear" w:color="auto" w:fill="C6C3D2"/>
          </w:tcPr>
          <w:p w14:paraId="4F579932" w14:textId="5C02AEAE" w:rsidR="00526982" w:rsidRPr="005231BA" w:rsidRDefault="00526982" w:rsidP="00526982">
            <w:pPr>
              <w:rPr>
                <w:b/>
              </w:rPr>
            </w:pPr>
            <w:r w:rsidRPr="005231BA">
              <w:rPr>
                <w:b/>
              </w:rPr>
              <w:t>Power Supply Absolute Maximum Ratings</w:t>
            </w:r>
          </w:p>
        </w:tc>
      </w:tr>
      <w:tr w:rsidR="00526982" w14:paraId="2FED8DB4" w14:textId="77777777">
        <w:tc>
          <w:tcPr>
            <w:tcW w:w="3366" w:type="dxa"/>
          </w:tcPr>
          <w:p w14:paraId="299C7B3E" w14:textId="77777777" w:rsidR="00526982" w:rsidRDefault="00526982" w:rsidP="00526982">
            <w:r>
              <w:t>Voltage Range</w:t>
            </w:r>
          </w:p>
        </w:tc>
        <w:tc>
          <w:tcPr>
            <w:tcW w:w="3024" w:type="dxa"/>
          </w:tcPr>
          <w:p w14:paraId="7330BDC8" w14:textId="26FA5B9D" w:rsidR="00526982" w:rsidRDefault="00BC0BAB" w:rsidP="00526982">
            <w:pPr>
              <w:jc w:val="center"/>
            </w:pPr>
            <w:r>
              <w:t>-50</w:t>
            </w:r>
            <w:r w:rsidR="00526982">
              <w:t xml:space="preserve">V to </w:t>
            </w:r>
            <w:r>
              <w:t>50</w:t>
            </w:r>
            <w:r w:rsidR="00526982">
              <w:t>V</w:t>
            </w:r>
          </w:p>
        </w:tc>
      </w:tr>
      <w:tr w:rsidR="00F544A5" w14:paraId="040E6ACA" w14:textId="77777777">
        <w:tc>
          <w:tcPr>
            <w:tcW w:w="3366" w:type="dxa"/>
          </w:tcPr>
          <w:p w14:paraId="61A48C03" w14:textId="7FE7DB50" w:rsidR="00F544A5" w:rsidRDefault="00224BEF" w:rsidP="00526982">
            <w:r>
              <w:t>Over/under voltage thresholds</w:t>
            </w:r>
          </w:p>
        </w:tc>
        <w:tc>
          <w:tcPr>
            <w:tcW w:w="3024" w:type="dxa"/>
          </w:tcPr>
          <w:p w14:paraId="009C379E" w14:textId="34282915" w:rsidR="00F544A5" w:rsidRDefault="00224BEF" w:rsidP="00526982">
            <w:pPr>
              <w:jc w:val="center"/>
            </w:pPr>
            <w:r>
              <w:t>2</w:t>
            </w:r>
            <w:r w:rsidR="003901A3">
              <w:t>0</w:t>
            </w:r>
            <w:r>
              <w:t>V to 3</w:t>
            </w:r>
            <w:r w:rsidR="003901A3">
              <w:t>8</w:t>
            </w:r>
            <w:r>
              <w:t>V</w:t>
            </w:r>
          </w:p>
        </w:tc>
      </w:tr>
      <w:tr w:rsidR="00526982" w14:paraId="53A55D7A" w14:textId="77777777" w:rsidTr="005231BA">
        <w:tc>
          <w:tcPr>
            <w:tcW w:w="6390" w:type="dxa"/>
            <w:gridSpan w:val="2"/>
            <w:shd w:val="clear" w:color="auto" w:fill="C6C3D2"/>
          </w:tcPr>
          <w:p w14:paraId="297048CB" w14:textId="5CFDB717" w:rsidR="00526982" w:rsidRPr="005231BA" w:rsidRDefault="00526982" w:rsidP="00526982">
            <w:pPr>
              <w:rPr>
                <w:b/>
              </w:rPr>
            </w:pPr>
            <w:r w:rsidRPr="005231BA">
              <w:rPr>
                <w:b/>
              </w:rPr>
              <w:t>Power Supply Recommended Operating Conditions</w:t>
            </w:r>
          </w:p>
        </w:tc>
      </w:tr>
      <w:tr w:rsidR="00526982" w14:paraId="0578ECD0" w14:textId="77777777" w:rsidTr="005231BA">
        <w:tc>
          <w:tcPr>
            <w:tcW w:w="3366" w:type="dxa"/>
          </w:tcPr>
          <w:p w14:paraId="5E122472" w14:textId="55A7BA5C" w:rsidR="00526982" w:rsidRDefault="00EF17D2" w:rsidP="00526982">
            <w:r>
              <w:t xml:space="preserve">Voltage Range </w:t>
            </w:r>
          </w:p>
        </w:tc>
        <w:tc>
          <w:tcPr>
            <w:tcW w:w="3024" w:type="dxa"/>
          </w:tcPr>
          <w:p w14:paraId="790D1203" w14:textId="0EDDD2A6" w:rsidR="00526982" w:rsidRDefault="00EF17D2" w:rsidP="00526982">
            <w:pPr>
              <w:jc w:val="center"/>
            </w:pPr>
            <w:r>
              <w:t>24V to 34V</w:t>
            </w:r>
          </w:p>
        </w:tc>
      </w:tr>
      <w:tr w:rsidR="00A1389D" w14:paraId="3D0D2FC7" w14:textId="77777777">
        <w:tc>
          <w:tcPr>
            <w:tcW w:w="3366" w:type="dxa"/>
          </w:tcPr>
          <w:p w14:paraId="5B4AC7E0" w14:textId="7EB317B1" w:rsidR="00A1389D" w:rsidRDefault="00F74415" w:rsidP="00526982">
            <w:r>
              <w:t>Max current</w:t>
            </w:r>
          </w:p>
        </w:tc>
        <w:tc>
          <w:tcPr>
            <w:tcW w:w="3024" w:type="dxa"/>
          </w:tcPr>
          <w:p w14:paraId="5EE2C785" w14:textId="6EAB7694" w:rsidR="00A1389D" w:rsidRDefault="00616F91" w:rsidP="00526982">
            <w:pPr>
              <w:jc w:val="center"/>
            </w:pPr>
            <w:r>
              <w:t>1.2A</w:t>
            </w:r>
          </w:p>
        </w:tc>
      </w:tr>
      <w:tr w:rsidR="00F33DC0" w14:paraId="0302F429" w14:textId="77777777">
        <w:tc>
          <w:tcPr>
            <w:tcW w:w="3366" w:type="dxa"/>
          </w:tcPr>
          <w:p w14:paraId="3C4A6D46" w14:textId="5C4AF55F" w:rsidR="00F33DC0" w:rsidRDefault="00F33DC0" w:rsidP="00F33DC0">
            <w:r>
              <w:t>Max power</w:t>
            </w:r>
          </w:p>
        </w:tc>
        <w:tc>
          <w:tcPr>
            <w:tcW w:w="3024" w:type="dxa"/>
          </w:tcPr>
          <w:p w14:paraId="0E4EE063" w14:textId="47242EDD" w:rsidR="00F33DC0" w:rsidRDefault="00843046" w:rsidP="00F33DC0">
            <w:pPr>
              <w:jc w:val="center"/>
            </w:pPr>
            <w:r>
              <w:t>35W</w:t>
            </w:r>
          </w:p>
        </w:tc>
      </w:tr>
      <w:tr w:rsidR="005A6972" w14:paraId="78A1DF0D" w14:textId="77777777">
        <w:tc>
          <w:tcPr>
            <w:tcW w:w="3366" w:type="dxa"/>
          </w:tcPr>
          <w:p w14:paraId="42254EC7" w14:textId="6C7CE70D" w:rsidR="005A6972" w:rsidRDefault="005A6972" w:rsidP="00F33DC0">
            <w:r>
              <w:t>Max inrush current</w:t>
            </w:r>
          </w:p>
        </w:tc>
        <w:tc>
          <w:tcPr>
            <w:tcW w:w="3024" w:type="dxa"/>
          </w:tcPr>
          <w:p w14:paraId="2C4BF279" w14:textId="4B14F8DA" w:rsidR="005A6972" w:rsidRDefault="000901B6" w:rsidP="00F33DC0">
            <w:pPr>
              <w:jc w:val="center"/>
            </w:pPr>
            <w:r>
              <w:t>2</w:t>
            </w:r>
            <w:r w:rsidR="00F921A6">
              <w:t>.</w:t>
            </w:r>
            <w:r>
              <w:t>5</w:t>
            </w:r>
            <w:r w:rsidR="005A6972">
              <w:t>A</w:t>
            </w:r>
          </w:p>
        </w:tc>
      </w:tr>
    </w:tbl>
    <w:p w14:paraId="2FE18D87" w14:textId="77777777" w:rsidR="00C33D37" w:rsidRPr="00456908" w:rsidRDefault="00C33D37" w:rsidP="00C74A91"/>
    <w:p w14:paraId="2E5308F9" w14:textId="0606CD20" w:rsidR="00C74A91" w:rsidRDefault="00C74A91" w:rsidP="00C74A91">
      <w:pPr>
        <w:pStyle w:val="Heading3"/>
        <w:numPr>
          <w:ilvl w:val="2"/>
          <w:numId w:val="25"/>
        </w:numPr>
        <w:ind w:left="1152"/>
      </w:pPr>
      <w:bookmarkStart w:id="36" w:name="_Toc201160782"/>
      <w:r>
        <w:t xml:space="preserve">RS422 </w:t>
      </w:r>
      <w:r w:rsidR="00883AA4">
        <w:t>INTERFACE</w:t>
      </w:r>
      <w:bookmarkEnd w:id="36"/>
    </w:p>
    <w:p w14:paraId="428BF839" w14:textId="0CC6DCFF" w:rsidR="00C74A91" w:rsidRPr="00456908" w:rsidRDefault="00C74A91" w:rsidP="003367F5">
      <w:pPr>
        <w:jc w:val="both"/>
      </w:pPr>
      <w:r>
        <w:t xml:space="preserve">FARSIGHT is primarily controlled </w:t>
      </w:r>
      <w:r w:rsidR="00BA14B5">
        <w:t>using</w:t>
      </w:r>
      <w:r>
        <w:t xml:space="preserve"> a full duplex RS422 interface running at 115.2 </w:t>
      </w:r>
      <w:proofErr w:type="spellStart"/>
      <w:r w:rsidR="00B00046">
        <w:t>k</w:t>
      </w:r>
      <w:r>
        <w:t>baud</w:t>
      </w:r>
      <w:proofErr w:type="spellEnd"/>
      <w:r>
        <w:t>. The software ICD for FARSIGHT defines the protocol implemented.</w:t>
      </w:r>
    </w:p>
    <w:p w14:paraId="0EBE6C4A" w14:textId="2119DCB4" w:rsidR="00C74A91" w:rsidRDefault="00C74A91" w:rsidP="00C74A91">
      <w:r>
        <w:t>The receive RS422 (</w:t>
      </w:r>
      <w:r w:rsidRPr="003101FB">
        <w:t>RS422_BUS_TO_FARSIGHT_</w:t>
      </w:r>
      <w:r>
        <w:t xml:space="preserve">P/N) is terminated with a </w:t>
      </w:r>
      <w:proofErr w:type="gramStart"/>
      <w:r>
        <w:t>1</w:t>
      </w:r>
      <w:r w:rsidR="00B85EE2">
        <w:t>0</w:t>
      </w:r>
      <w:r>
        <w:t>0 ohm</w:t>
      </w:r>
      <w:proofErr w:type="gramEnd"/>
      <w:r>
        <w:t xml:space="preserve"> resistor.</w:t>
      </w:r>
    </w:p>
    <w:p w14:paraId="3BFFA868" w14:textId="5E361221" w:rsidR="009031E2" w:rsidRPr="009031E2" w:rsidRDefault="009031E2" w:rsidP="009031E2">
      <w:pPr>
        <w:pStyle w:val="Caption"/>
        <w:keepNext/>
        <w:spacing w:after="0"/>
        <w:jc w:val="center"/>
        <w:rPr>
          <w:color w:val="auto"/>
        </w:rPr>
      </w:pPr>
      <w:bookmarkStart w:id="37" w:name="_Toc176771351"/>
      <w:bookmarkStart w:id="38" w:name="_Toc201160809"/>
      <w:r w:rsidRPr="009031E2">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2</w:t>
      </w:r>
      <w:r w:rsidR="00E763F6">
        <w:rPr>
          <w:color w:val="auto"/>
        </w:rPr>
        <w:fldChar w:fldCharType="end"/>
      </w:r>
      <w:r w:rsidRPr="009031E2">
        <w:rPr>
          <w:color w:val="auto"/>
        </w:rPr>
        <w:t>: RS422 Interface Pins</w:t>
      </w:r>
      <w:bookmarkEnd w:id="37"/>
      <w:bookmarkEnd w:id="38"/>
    </w:p>
    <w:tbl>
      <w:tblPr>
        <w:tblStyle w:val="TableGrid"/>
        <w:tblW w:w="0" w:type="auto"/>
        <w:tblInd w:w="1885" w:type="dxa"/>
        <w:tblLook w:val="04A0" w:firstRow="1" w:lastRow="0" w:firstColumn="1" w:lastColumn="0" w:noHBand="0" w:noVBand="1"/>
      </w:tblPr>
      <w:tblGrid>
        <w:gridCol w:w="3366"/>
        <w:gridCol w:w="3084"/>
      </w:tblGrid>
      <w:tr w:rsidR="007D5EFE" w14:paraId="4037852F" w14:textId="77777777" w:rsidTr="72308D78">
        <w:tc>
          <w:tcPr>
            <w:tcW w:w="6450" w:type="dxa"/>
            <w:gridSpan w:val="2"/>
            <w:shd w:val="clear" w:color="auto" w:fill="1E1A33"/>
          </w:tcPr>
          <w:p w14:paraId="6D10FFF0" w14:textId="7491B5D6" w:rsidR="007D5EFE" w:rsidRPr="000A062E" w:rsidRDefault="007D5EFE">
            <w:pPr>
              <w:rPr>
                <w:b/>
              </w:rPr>
            </w:pPr>
            <w:r w:rsidRPr="000A062E">
              <w:rPr>
                <w:b/>
              </w:rPr>
              <w:t>RS422 Pins</w:t>
            </w:r>
          </w:p>
        </w:tc>
      </w:tr>
      <w:tr w:rsidR="007D5EFE" w14:paraId="52F0B62B" w14:textId="77777777" w:rsidTr="72308D78">
        <w:tc>
          <w:tcPr>
            <w:tcW w:w="3366" w:type="dxa"/>
          </w:tcPr>
          <w:p w14:paraId="2CFD449A" w14:textId="44C61C61" w:rsidR="007D5EFE" w:rsidRDefault="00A34B9C">
            <w:r>
              <w:t>RS422 inputs to FARSIGHT</w:t>
            </w:r>
          </w:p>
        </w:tc>
        <w:tc>
          <w:tcPr>
            <w:tcW w:w="3084" w:type="dxa"/>
            <w:vAlign w:val="center"/>
          </w:tcPr>
          <w:p w14:paraId="3DD773B7" w14:textId="19A4EC95" w:rsidR="00A34B9C" w:rsidRDefault="00A34B9C" w:rsidP="00A34B9C">
            <w:pPr>
              <w:jc w:val="center"/>
            </w:pPr>
            <w:r>
              <w:t>RS422_BUS_TO_FARSIGHT_P</w:t>
            </w:r>
          </w:p>
          <w:p w14:paraId="0B3D8A56" w14:textId="4993B408" w:rsidR="007D5EFE" w:rsidRDefault="00A34B9C" w:rsidP="003C7AD8">
            <w:pPr>
              <w:jc w:val="center"/>
            </w:pPr>
            <w:r>
              <w:t>RS422_BUS_TO_FARSIGHT_</w:t>
            </w:r>
            <w:r w:rsidR="59C48797">
              <w:t xml:space="preserve"> </w:t>
            </w:r>
          </w:p>
        </w:tc>
      </w:tr>
      <w:tr w:rsidR="007D5EFE" w14:paraId="74B5F05F" w14:textId="77777777" w:rsidTr="72308D78">
        <w:tc>
          <w:tcPr>
            <w:tcW w:w="3366" w:type="dxa"/>
          </w:tcPr>
          <w:p w14:paraId="778980E9" w14:textId="642B7D74" w:rsidR="007D5EFE" w:rsidRDefault="00A34B9C">
            <w:r>
              <w:t>RS422 outputs from FARSIGHT</w:t>
            </w:r>
          </w:p>
        </w:tc>
        <w:tc>
          <w:tcPr>
            <w:tcW w:w="3084" w:type="dxa"/>
            <w:vAlign w:val="center"/>
          </w:tcPr>
          <w:p w14:paraId="4CA31162" w14:textId="6714DBA8" w:rsidR="003C7AD8" w:rsidRDefault="003C7AD8" w:rsidP="003C7AD8">
            <w:pPr>
              <w:jc w:val="center"/>
            </w:pPr>
            <w:r>
              <w:t>RS422_FARSIGHT_TO_BUS_P</w:t>
            </w:r>
          </w:p>
          <w:p w14:paraId="71235D0F" w14:textId="15853DE8" w:rsidR="007D5EFE" w:rsidRDefault="003C7AD8" w:rsidP="003C7AD8">
            <w:pPr>
              <w:jc w:val="center"/>
            </w:pPr>
            <w:r>
              <w:t>RS422_FARSIGHT_TO_BUS_N</w:t>
            </w:r>
          </w:p>
        </w:tc>
      </w:tr>
      <w:tr w:rsidR="007D5EFE" w14:paraId="4CB131CF" w14:textId="77777777" w:rsidTr="72308D78">
        <w:tc>
          <w:tcPr>
            <w:tcW w:w="3366" w:type="dxa"/>
          </w:tcPr>
          <w:p w14:paraId="0BD6A6EF" w14:textId="7507FC35" w:rsidR="007D5EFE" w:rsidRDefault="00133B32">
            <w:r>
              <w:t xml:space="preserve">Electrical </w:t>
            </w:r>
            <w:r w:rsidR="003D6462">
              <w:t>Signaling standard</w:t>
            </w:r>
          </w:p>
        </w:tc>
        <w:tc>
          <w:tcPr>
            <w:tcW w:w="3084" w:type="dxa"/>
          </w:tcPr>
          <w:p w14:paraId="44CECD92" w14:textId="4FA428D8" w:rsidR="007D5EFE" w:rsidRDefault="00170D96">
            <w:pPr>
              <w:jc w:val="center"/>
            </w:pPr>
            <w:r w:rsidRPr="00170D96">
              <w:t>ANSI/TIA/EIA-422-B</w:t>
            </w:r>
          </w:p>
        </w:tc>
      </w:tr>
      <w:tr w:rsidR="007D5EFE" w14:paraId="374AACA1" w14:textId="77777777" w:rsidTr="72308D78">
        <w:tc>
          <w:tcPr>
            <w:tcW w:w="3366" w:type="dxa"/>
          </w:tcPr>
          <w:p w14:paraId="44D0A7FE" w14:textId="793AE53C" w:rsidR="007D5EFE" w:rsidRDefault="003D6462">
            <w:r>
              <w:t>Receiver termination resistance</w:t>
            </w:r>
          </w:p>
        </w:tc>
        <w:tc>
          <w:tcPr>
            <w:tcW w:w="3084" w:type="dxa"/>
          </w:tcPr>
          <w:p w14:paraId="13C9944B" w14:textId="00416974" w:rsidR="007D5EFE" w:rsidRDefault="003D6462">
            <w:pPr>
              <w:jc w:val="center"/>
            </w:pPr>
            <w:r>
              <w:t>1</w:t>
            </w:r>
            <w:r w:rsidR="00B85EE2">
              <w:t>0</w:t>
            </w:r>
            <w:r>
              <w:t xml:space="preserve">0 </w:t>
            </w:r>
            <w:proofErr w:type="gramStart"/>
            <w:r>
              <w:t>ohm</w:t>
            </w:r>
            <w:proofErr w:type="gramEnd"/>
          </w:p>
        </w:tc>
      </w:tr>
      <w:tr w:rsidR="007D5EFE" w14:paraId="2DD6E661" w14:textId="77777777" w:rsidTr="72308D78">
        <w:tc>
          <w:tcPr>
            <w:tcW w:w="3366" w:type="dxa"/>
          </w:tcPr>
          <w:p w14:paraId="041C7552" w14:textId="6699037E" w:rsidR="007D5EFE" w:rsidRDefault="00DF48F2">
            <w:r>
              <w:t>Baud rate</w:t>
            </w:r>
            <w:r w:rsidR="00B00046">
              <w:t xml:space="preserve"> (default)</w:t>
            </w:r>
          </w:p>
        </w:tc>
        <w:tc>
          <w:tcPr>
            <w:tcW w:w="3084" w:type="dxa"/>
          </w:tcPr>
          <w:p w14:paraId="52CD6CE1" w14:textId="70210F23" w:rsidR="007D5EFE" w:rsidRDefault="00DF48F2">
            <w:pPr>
              <w:jc w:val="center"/>
            </w:pPr>
            <w:r>
              <w:t>115</w:t>
            </w:r>
            <w:r w:rsidR="00B00046">
              <w:t xml:space="preserve">.2 </w:t>
            </w:r>
            <w:proofErr w:type="spellStart"/>
            <w:r w:rsidR="00B00046">
              <w:t>kbaud</w:t>
            </w:r>
            <w:proofErr w:type="spellEnd"/>
            <w:r w:rsidR="00B00046">
              <w:t xml:space="preserve"> </w:t>
            </w:r>
          </w:p>
        </w:tc>
      </w:tr>
    </w:tbl>
    <w:p w14:paraId="54CACB60" w14:textId="77777777" w:rsidR="007D5EFE" w:rsidRPr="00456908" w:rsidRDefault="007D5EFE" w:rsidP="00C74A91"/>
    <w:p w14:paraId="3A4D1498" w14:textId="5D8DBA8C" w:rsidR="00C74A91" w:rsidRPr="00456908" w:rsidRDefault="002B5522" w:rsidP="00C74A91">
      <w:pPr>
        <w:pStyle w:val="Heading3"/>
        <w:numPr>
          <w:ilvl w:val="2"/>
          <w:numId w:val="25"/>
        </w:numPr>
        <w:ind w:left="1152"/>
      </w:pPr>
      <w:bookmarkStart w:id="39" w:name="_Toc201160783"/>
      <w:r>
        <w:t>Pulse per Second (PPS)</w:t>
      </w:r>
      <w:r w:rsidR="00C74A91">
        <w:t xml:space="preserve"> </w:t>
      </w:r>
      <w:r w:rsidR="00883AA4">
        <w:t>INTERFACE</w:t>
      </w:r>
      <w:bookmarkEnd w:id="39"/>
    </w:p>
    <w:p w14:paraId="3A1BF086" w14:textId="71B17B0F" w:rsidR="00C74A91" w:rsidRDefault="00AE2820" w:rsidP="003367F5">
      <w:pPr>
        <w:jc w:val="both"/>
      </w:pPr>
      <w:r>
        <w:t>Pulse per Second (PPS)</w:t>
      </w:r>
      <w:r w:rsidR="00C74A91">
        <w:t xml:space="preserve"> is the one pulse per second timing reference from the bus. It is electrically using a differential</w:t>
      </w:r>
      <w:r w:rsidR="002D385E">
        <w:t xml:space="preserve"> Low-Voltage Differential </w:t>
      </w:r>
      <w:r w:rsidR="00072960">
        <w:t>Signaling</w:t>
      </w:r>
      <w:r w:rsidR="00C74A91">
        <w:t xml:space="preserve"> </w:t>
      </w:r>
      <w:r w:rsidR="00070063">
        <w:t>(</w:t>
      </w:r>
      <w:r w:rsidR="00C74A91">
        <w:t>LVDS</w:t>
      </w:r>
      <w:r w:rsidR="00070063">
        <w:t>)</w:t>
      </w:r>
      <w:r w:rsidR="00C74A91">
        <w:t xml:space="preserve"> receiver, including </w:t>
      </w:r>
      <w:proofErr w:type="gramStart"/>
      <w:r w:rsidR="00C74A91">
        <w:t>100 ohm</w:t>
      </w:r>
      <w:proofErr w:type="gramEnd"/>
      <w:r w:rsidR="00C74A91">
        <w:t xml:space="preserve"> termination resistor. The rising edge (PPS_P going from low to high and PPS_N going from high to low) is the timing edge used for synchronization purposes. </w:t>
      </w:r>
    </w:p>
    <w:p w14:paraId="17C3C07C" w14:textId="77777777" w:rsidR="000733DE" w:rsidRDefault="000733DE" w:rsidP="003367F5">
      <w:pPr>
        <w:jc w:val="both"/>
      </w:pPr>
    </w:p>
    <w:p w14:paraId="53A69C42" w14:textId="77777777" w:rsidR="0016293F" w:rsidRDefault="0016293F" w:rsidP="003367F5">
      <w:pPr>
        <w:jc w:val="both"/>
      </w:pPr>
    </w:p>
    <w:p w14:paraId="34C1D94B" w14:textId="3844A27D" w:rsidR="009031E2" w:rsidRPr="009031E2" w:rsidRDefault="009031E2" w:rsidP="009031E2">
      <w:pPr>
        <w:pStyle w:val="Caption"/>
        <w:keepNext/>
        <w:spacing w:after="0"/>
        <w:jc w:val="center"/>
        <w:rPr>
          <w:color w:val="auto"/>
        </w:rPr>
      </w:pPr>
      <w:bookmarkStart w:id="40" w:name="_Toc176771352"/>
      <w:bookmarkStart w:id="41" w:name="_Toc201160810"/>
      <w:r w:rsidRPr="009031E2">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3</w:t>
      </w:r>
      <w:r w:rsidR="00E763F6">
        <w:rPr>
          <w:color w:val="auto"/>
        </w:rPr>
        <w:fldChar w:fldCharType="end"/>
      </w:r>
      <w:r w:rsidRPr="009031E2">
        <w:rPr>
          <w:color w:val="auto"/>
        </w:rPr>
        <w:t>: PPS Interface Pins</w:t>
      </w:r>
      <w:bookmarkEnd w:id="40"/>
      <w:bookmarkEnd w:id="41"/>
    </w:p>
    <w:tbl>
      <w:tblPr>
        <w:tblStyle w:val="TableGrid"/>
        <w:tblW w:w="0" w:type="auto"/>
        <w:tblInd w:w="1885" w:type="dxa"/>
        <w:tblLook w:val="04A0" w:firstRow="1" w:lastRow="0" w:firstColumn="1" w:lastColumn="0" w:noHBand="0" w:noVBand="1"/>
      </w:tblPr>
      <w:tblGrid>
        <w:gridCol w:w="3366"/>
        <w:gridCol w:w="3024"/>
      </w:tblGrid>
      <w:tr w:rsidR="00133B32" w14:paraId="00A5F047" w14:textId="77777777" w:rsidTr="000A062E">
        <w:tc>
          <w:tcPr>
            <w:tcW w:w="6390" w:type="dxa"/>
            <w:gridSpan w:val="2"/>
            <w:shd w:val="clear" w:color="auto" w:fill="1E1A33"/>
          </w:tcPr>
          <w:p w14:paraId="31BED2B3" w14:textId="5D862F3A" w:rsidR="00133B32" w:rsidRPr="000A062E" w:rsidRDefault="005143BA">
            <w:pPr>
              <w:rPr>
                <w:b/>
              </w:rPr>
            </w:pPr>
            <w:r w:rsidRPr="000A062E">
              <w:rPr>
                <w:b/>
              </w:rPr>
              <w:t>PPS</w:t>
            </w:r>
            <w:r w:rsidR="00133B32" w:rsidRPr="000A062E">
              <w:rPr>
                <w:b/>
              </w:rPr>
              <w:t xml:space="preserve"> Pins</w:t>
            </w:r>
          </w:p>
        </w:tc>
      </w:tr>
      <w:tr w:rsidR="00133B32" w14:paraId="4359AF7F" w14:textId="77777777">
        <w:tc>
          <w:tcPr>
            <w:tcW w:w="3366" w:type="dxa"/>
          </w:tcPr>
          <w:p w14:paraId="78FF7FB3" w14:textId="50BA617D" w:rsidR="00133B32" w:rsidRDefault="00F727A1">
            <w:r>
              <w:t>PPS</w:t>
            </w:r>
            <w:r w:rsidR="00133B32">
              <w:t xml:space="preserve"> inputs to FARSIGHT</w:t>
            </w:r>
          </w:p>
        </w:tc>
        <w:tc>
          <w:tcPr>
            <w:tcW w:w="3024" w:type="dxa"/>
            <w:vAlign w:val="center"/>
          </w:tcPr>
          <w:p w14:paraId="3FC94328" w14:textId="77777777" w:rsidR="007309A9" w:rsidRDefault="004D0715">
            <w:pPr>
              <w:jc w:val="center"/>
            </w:pPr>
            <w:r>
              <w:t>PPS_P</w:t>
            </w:r>
          </w:p>
          <w:p w14:paraId="4106F7B5" w14:textId="65F33F1E" w:rsidR="00133B32" w:rsidRDefault="004D0715">
            <w:pPr>
              <w:jc w:val="center"/>
            </w:pPr>
            <w:r>
              <w:t>PPS_N</w:t>
            </w:r>
          </w:p>
        </w:tc>
      </w:tr>
      <w:tr w:rsidR="00133B32" w14:paraId="42DCF71B" w14:textId="77777777">
        <w:tc>
          <w:tcPr>
            <w:tcW w:w="3366" w:type="dxa"/>
          </w:tcPr>
          <w:p w14:paraId="342E0016" w14:textId="77777777" w:rsidR="00133B32" w:rsidRDefault="00133B32">
            <w:r>
              <w:t>Electrical Signaling standard</w:t>
            </w:r>
          </w:p>
        </w:tc>
        <w:tc>
          <w:tcPr>
            <w:tcW w:w="3024" w:type="dxa"/>
          </w:tcPr>
          <w:p w14:paraId="63C62096" w14:textId="773827DA" w:rsidR="00133B32" w:rsidRDefault="00127064">
            <w:pPr>
              <w:jc w:val="center"/>
            </w:pPr>
            <w:r>
              <w:t xml:space="preserve">LVDS </w:t>
            </w:r>
            <w:r w:rsidR="00F727A1" w:rsidRPr="00F727A1">
              <w:t>TIA/EIA-644</w:t>
            </w:r>
          </w:p>
        </w:tc>
      </w:tr>
      <w:tr w:rsidR="00133B32" w14:paraId="1B7700C4" w14:textId="77777777">
        <w:tc>
          <w:tcPr>
            <w:tcW w:w="3366" w:type="dxa"/>
          </w:tcPr>
          <w:p w14:paraId="32008DC4" w14:textId="45CC3AEF" w:rsidR="00133B32" w:rsidRDefault="008A6EBA">
            <w:r>
              <w:t>T</w:t>
            </w:r>
            <w:r w:rsidR="00133B32">
              <w:t>ermination resistance</w:t>
            </w:r>
          </w:p>
        </w:tc>
        <w:tc>
          <w:tcPr>
            <w:tcW w:w="3024" w:type="dxa"/>
          </w:tcPr>
          <w:p w14:paraId="5A4B7291" w14:textId="7A091D50" w:rsidR="00133B32" w:rsidRDefault="00133B32">
            <w:pPr>
              <w:jc w:val="center"/>
            </w:pPr>
            <w:r>
              <w:t>1</w:t>
            </w:r>
            <w:r w:rsidR="00F059E3">
              <w:t>0</w:t>
            </w:r>
            <w:r>
              <w:t xml:space="preserve">0 </w:t>
            </w:r>
            <w:proofErr w:type="gramStart"/>
            <w:r>
              <w:t>ohm</w:t>
            </w:r>
            <w:proofErr w:type="gramEnd"/>
          </w:p>
        </w:tc>
      </w:tr>
      <w:tr w:rsidR="00133B32" w14:paraId="3014BA43" w14:textId="77777777">
        <w:tc>
          <w:tcPr>
            <w:tcW w:w="3366" w:type="dxa"/>
          </w:tcPr>
          <w:p w14:paraId="3F651BBF" w14:textId="25C2A792" w:rsidR="00133B32" w:rsidRDefault="00560D2B">
            <w:r>
              <w:t>Minimum PPS pulse width</w:t>
            </w:r>
          </w:p>
        </w:tc>
        <w:tc>
          <w:tcPr>
            <w:tcW w:w="3024" w:type="dxa"/>
          </w:tcPr>
          <w:p w14:paraId="24E63F3C" w14:textId="68EBEC79" w:rsidR="00133B32" w:rsidRDefault="00560D2B">
            <w:pPr>
              <w:jc w:val="center"/>
            </w:pPr>
            <w:r>
              <w:t>1</w:t>
            </w:r>
            <w:r w:rsidR="000F70FD">
              <w:t>0</w:t>
            </w:r>
            <w:r>
              <w:t xml:space="preserve"> </w:t>
            </w:r>
            <w:proofErr w:type="spellStart"/>
            <w:r>
              <w:t>ms</w:t>
            </w:r>
            <w:proofErr w:type="spellEnd"/>
          </w:p>
        </w:tc>
      </w:tr>
    </w:tbl>
    <w:p w14:paraId="4BF5DA26" w14:textId="77777777" w:rsidR="00133B32" w:rsidRPr="00456908" w:rsidRDefault="00133B32" w:rsidP="00C74A91"/>
    <w:p w14:paraId="5CE70E55" w14:textId="2B423F58" w:rsidR="00C74A91" w:rsidRPr="00456908" w:rsidRDefault="47DA3E8E" w:rsidP="00C74A91">
      <w:pPr>
        <w:pStyle w:val="Heading3"/>
        <w:numPr>
          <w:ilvl w:val="2"/>
          <w:numId w:val="25"/>
        </w:numPr>
        <w:ind w:left="1152"/>
      </w:pPr>
      <w:bookmarkStart w:id="42" w:name="_Toc201160784"/>
      <w:commentRangeStart w:id="43"/>
      <w:commentRangeStart w:id="44"/>
      <w:r>
        <w:t xml:space="preserve">10MHz </w:t>
      </w:r>
      <w:r w:rsidR="318BF55A">
        <w:t>INTERFACE</w:t>
      </w:r>
      <w:bookmarkEnd w:id="42"/>
      <w:commentRangeEnd w:id="43"/>
      <w:r w:rsidR="00C74A91">
        <w:rPr>
          <w:rStyle w:val="CommentReference"/>
        </w:rPr>
        <w:commentReference w:id="43"/>
      </w:r>
      <w:commentRangeEnd w:id="44"/>
      <w:r w:rsidR="00C74A91">
        <w:rPr>
          <w:rStyle w:val="CommentReference"/>
        </w:rPr>
        <w:commentReference w:id="44"/>
      </w:r>
    </w:p>
    <w:p w14:paraId="271DC1ED" w14:textId="6B385912" w:rsidR="00C74A91" w:rsidRDefault="00C74A91" w:rsidP="003367F5">
      <w:pPr>
        <w:jc w:val="both"/>
      </w:pPr>
      <w:r>
        <w:t xml:space="preserve">10MHz is a reference clock from the bus (synchronized to PPS). It is electrically using a differential LVDS receiver, including </w:t>
      </w:r>
      <w:proofErr w:type="gramStart"/>
      <w:r>
        <w:t>100 ohm</w:t>
      </w:r>
      <w:proofErr w:type="gramEnd"/>
      <w:r>
        <w:t xml:space="preserve"> termination resistor. Supply of 10MHz is optional and this port can be left open.</w:t>
      </w:r>
    </w:p>
    <w:p w14:paraId="766A72FD" w14:textId="0DDBA2CE" w:rsidR="00654906" w:rsidRPr="00654906" w:rsidRDefault="00654906" w:rsidP="009031E2">
      <w:pPr>
        <w:pStyle w:val="Caption"/>
        <w:keepNext/>
        <w:spacing w:after="0"/>
        <w:jc w:val="center"/>
        <w:rPr>
          <w:color w:val="auto"/>
        </w:rPr>
      </w:pPr>
      <w:bookmarkStart w:id="45" w:name="_Toc176771353"/>
      <w:bookmarkStart w:id="46" w:name="_Toc201160811"/>
      <w:r w:rsidRPr="00654906">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4</w:t>
      </w:r>
      <w:r w:rsidR="00E763F6">
        <w:rPr>
          <w:color w:val="auto"/>
        </w:rPr>
        <w:fldChar w:fldCharType="end"/>
      </w:r>
      <w:r w:rsidRPr="00654906">
        <w:rPr>
          <w:color w:val="auto"/>
        </w:rPr>
        <w:t>: 10 MHz</w:t>
      </w:r>
      <w:r w:rsidR="009031E2">
        <w:rPr>
          <w:color w:val="auto"/>
        </w:rPr>
        <w:t xml:space="preserve"> Interface</w:t>
      </w:r>
      <w:r w:rsidRPr="00654906">
        <w:rPr>
          <w:color w:val="auto"/>
        </w:rPr>
        <w:t xml:space="preserve"> Pin</w:t>
      </w:r>
      <w:r w:rsidR="009031E2">
        <w:rPr>
          <w:color w:val="auto"/>
        </w:rPr>
        <w:t>s</w:t>
      </w:r>
      <w:bookmarkEnd w:id="45"/>
      <w:bookmarkEnd w:id="46"/>
    </w:p>
    <w:tbl>
      <w:tblPr>
        <w:tblStyle w:val="TableGrid"/>
        <w:tblW w:w="0" w:type="auto"/>
        <w:tblInd w:w="1885" w:type="dxa"/>
        <w:tblLook w:val="04A0" w:firstRow="1" w:lastRow="0" w:firstColumn="1" w:lastColumn="0" w:noHBand="0" w:noVBand="1"/>
      </w:tblPr>
      <w:tblGrid>
        <w:gridCol w:w="3366"/>
        <w:gridCol w:w="3024"/>
      </w:tblGrid>
      <w:tr w:rsidR="005C3793" w14:paraId="7EC95BC0" w14:textId="77777777" w:rsidTr="001B73E2">
        <w:tc>
          <w:tcPr>
            <w:tcW w:w="6390" w:type="dxa"/>
            <w:gridSpan w:val="2"/>
            <w:shd w:val="clear" w:color="auto" w:fill="1E1A33"/>
          </w:tcPr>
          <w:p w14:paraId="52EA3A3F" w14:textId="78FE5553" w:rsidR="005C3793" w:rsidRPr="000A062E" w:rsidRDefault="005C3793">
            <w:pPr>
              <w:rPr>
                <w:b/>
              </w:rPr>
            </w:pPr>
            <w:r w:rsidRPr="000A062E">
              <w:rPr>
                <w:b/>
              </w:rPr>
              <w:t>10MHz Pins</w:t>
            </w:r>
          </w:p>
        </w:tc>
      </w:tr>
      <w:tr w:rsidR="005C3793" w14:paraId="1AFE2878" w14:textId="77777777">
        <w:tc>
          <w:tcPr>
            <w:tcW w:w="3366" w:type="dxa"/>
          </w:tcPr>
          <w:p w14:paraId="0DD1BEED" w14:textId="01C5E5BC" w:rsidR="005C3793" w:rsidRDefault="00C304C1">
            <w:r>
              <w:t>10MHz</w:t>
            </w:r>
            <w:r w:rsidR="005C3793">
              <w:t xml:space="preserve"> inputs to FARSIGHT</w:t>
            </w:r>
          </w:p>
        </w:tc>
        <w:tc>
          <w:tcPr>
            <w:tcW w:w="3024" w:type="dxa"/>
            <w:vAlign w:val="center"/>
          </w:tcPr>
          <w:p w14:paraId="546188F8" w14:textId="77777777" w:rsidR="0077317A" w:rsidRDefault="00C304C1">
            <w:pPr>
              <w:jc w:val="center"/>
            </w:pPr>
            <w:r>
              <w:t>10MHZ</w:t>
            </w:r>
            <w:r w:rsidR="005C3793">
              <w:t>_P</w:t>
            </w:r>
          </w:p>
          <w:p w14:paraId="42964C69" w14:textId="74CC157E" w:rsidR="005C3793" w:rsidRDefault="00C304C1">
            <w:pPr>
              <w:jc w:val="center"/>
            </w:pPr>
            <w:r>
              <w:t>10MHZ</w:t>
            </w:r>
            <w:r w:rsidR="005C3793">
              <w:t>_N</w:t>
            </w:r>
          </w:p>
        </w:tc>
      </w:tr>
      <w:tr w:rsidR="005C3793" w14:paraId="54094BC5" w14:textId="77777777">
        <w:tc>
          <w:tcPr>
            <w:tcW w:w="3366" w:type="dxa"/>
          </w:tcPr>
          <w:p w14:paraId="236352A5" w14:textId="77777777" w:rsidR="005C3793" w:rsidRDefault="005C3793">
            <w:r>
              <w:t>Electrical Signaling standard</w:t>
            </w:r>
          </w:p>
        </w:tc>
        <w:tc>
          <w:tcPr>
            <w:tcW w:w="3024" w:type="dxa"/>
          </w:tcPr>
          <w:p w14:paraId="34664F9F" w14:textId="312397C6" w:rsidR="005C3793" w:rsidRDefault="00127064">
            <w:pPr>
              <w:jc w:val="center"/>
            </w:pPr>
            <w:r>
              <w:t xml:space="preserve">LVDS </w:t>
            </w:r>
            <w:r w:rsidR="005C3793" w:rsidRPr="00F727A1">
              <w:t>TIA/EIA-644</w:t>
            </w:r>
          </w:p>
        </w:tc>
      </w:tr>
      <w:tr w:rsidR="005C3793" w14:paraId="0FE3563E" w14:textId="77777777">
        <w:tc>
          <w:tcPr>
            <w:tcW w:w="3366" w:type="dxa"/>
          </w:tcPr>
          <w:p w14:paraId="03ACA993" w14:textId="77777777" w:rsidR="005C3793" w:rsidRDefault="005C3793">
            <w:r>
              <w:t>Termination resistance</w:t>
            </w:r>
          </w:p>
        </w:tc>
        <w:tc>
          <w:tcPr>
            <w:tcW w:w="3024" w:type="dxa"/>
          </w:tcPr>
          <w:p w14:paraId="11F21A30" w14:textId="6E7A1072" w:rsidR="005C3793" w:rsidRDefault="005C3793">
            <w:pPr>
              <w:jc w:val="center"/>
            </w:pPr>
            <w:r>
              <w:t xml:space="preserve">100 </w:t>
            </w:r>
            <w:proofErr w:type="gramStart"/>
            <w:r>
              <w:t>ohm</w:t>
            </w:r>
            <w:proofErr w:type="gramEnd"/>
          </w:p>
        </w:tc>
      </w:tr>
    </w:tbl>
    <w:p w14:paraId="76AFBFB2" w14:textId="77777777" w:rsidR="005C3793" w:rsidRPr="00456908" w:rsidRDefault="005C3793" w:rsidP="00C74A91"/>
    <w:p w14:paraId="3BA55BEB" w14:textId="68A27632" w:rsidR="00C74A91" w:rsidRDefault="00C74A91" w:rsidP="00C74A91">
      <w:pPr>
        <w:pStyle w:val="Heading3"/>
        <w:numPr>
          <w:ilvl w:val="2"/>
          <w:numId w:val="25"/>
        </w:numPr>
        <w:ind w:left="1152"/>
      </w:pPr>
      <w:bookmarkStart w:id="47" w:name="_Toc201160785"/>
      <w:r>
        <w:t xml:space="preserve">TRIG </w:t>
      </w:r>
      <w:r w:rsidR="00883AA4">
        <w:t>INTERFACE</w:t>
      </w:r>
      <w:bookmarkEnd w:id="47"/>
    </w:p>
    <w:p w14:paraId="51C41066" w14:textId="49B2BB0C" w:rsidR="00C74A91" w:rsidRDefault="47DA3E8E" w:rsidP="003367F5">
      <w:pPr>
        <w:jc w:val="both"/>
      </w:pPr>
      <w:commentRangeStart w:id="48"/>
      <w:r>
        <w:t>TRIG</w:t>
      </w:r>
      <w:commentRangeEnd w:id="48"/>
      <w:r w:rsidR="00C74A91">
        <w:rPr>
          <w:rStyle w:val="CommentReference"/>
        </w:rPr>
        <w:commentReference w:id="48"/>
      </w:r>
      <w:r>
        <w:t xml:space="preserve"> is a trigger input interface to FARSIGHT that can be used to trigger FARSIGHT to for example take a picture at that exact time. TRIG is electrically using a differential LVDS receiver, including </w:t>
      </w:r>
      <w:proofErr w:type="gramStart"/>
      <w:r>
        <w:t>100 ohm</w:t>
      </w:r>
      <w:proofErr w:type="gramEnd"/>
      <w:r>
        <w:t xml:space="preserve"> termination resistors. </w:t>
      </w:r>
      <w:r w:rsidR="300F300D">
        <w:t>The rising edge (TRIG_P going from low to high and TRIG_N going from high to low) is the active trigger edge used</w:t>
      </w:r>
      <w:r w:rsidR="4A187BB7">
        <w:t xml:space="preserve">. </w:t>
      </w:r>
      <w:r>
        <w:t xml:space="preserve">Use of TRIG is </w:t>
      </w:r>
      <w:proofErr w:type="gramStart"/>
      <w:r>
        <w:t>optional</w:t>
      </w:r>
      <w:proofErr w:type="gramEnd"/>
      <w:r>
        <w:t xml:space="preserve"> and this port can be left open.</w:t>
      </w:r>
    </w:p>
    <w:p w14:paraId="71EB09D0" w14:textId="12F541E9" w:rsidR="009031E2" w:rsidRPr="009031E2" w:rsidRDefault="009031E2" w:rsidP="009031E2">
      <w:pPr>
        <w:pStyle w:val="Caption"/>
        <w:keepNext/>
        <w:spacing w:after="0"/>
        <w:jc w:val="center"/>
        <w:rPr>
          <w:color w:val="auto"/>
        </w:rPr>
      </w:pPr>
      <w:bookmarkStart w:id="49" w:name="_Toc176771354"/>
      <w:bookmarkStart w:id="50" w:name="_Toc201160812"/>
      <w:r w:rsidRPr="009031E2">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5</w:t>
      </w:r>
      <w:r w:rsidR="00E763F6">
        <w:rPr>
          <w:color w:val="auto"/>
        </w:rPr>
        <w:fldChar w:fldCharType="end"/>
      </w:r>
      <w:r w:rsidRPr="009031E2">
        <w:rPr>
          <w:color w:val="auto"/>
        </w:rPr>
        <w:t>: Trig Interface Pins</w:t>
      </w:r>
      <w:bookmarkEnd w:id="49"/>
      <w:bookmarkEnd w:id="50"/>
    </w:p>
    <w:tbl>
      <w:tblPr>
        <w:tblStyle w:val="TableGrid"/>
        <w:tblW w:w="0" w:type="auto"/>
        <w:tblInd w:w="1885" w:type="dxa"/>
        <w:tblLook w:val="04A0" w:firstRow="1" w:lastRow="0" w:firstColumn="1" w:lastColumn="0" w:noHBand="0" w:noVBand="1"/>
      </w:tblPr>
      <w:tblGrid>
        <w:gridCol w:w="3366"/>
        <w:gridCol w:w="3024"/>
      </w:tblGrid>
      <w:tr w:rsidR="00AB0096" w14:paraId="24B5E554" w14:textId="77777777" w:rsidTr="000A062E">
        <w:tc>
          <w:tcPr>
            <w:tcW w:w="6390" w:type="dxa"/>
            <w:gridSpan w:val="2"/>
            <w:shd w:val="clear" w:color="auto" w:fill="1E1A33"/>
          </w:tcPr>
          <w:p w14:paraId="6CA8D9BC" w14:textId="74A324E5" w:rsidR="00AB0096" w:rsidRPr="000A062E" w:rsidRDefault="001C7012">
            <w:pPr>
              <w:rPr>
                <w:b/>
              </w:rPr>
            </w:pPr>
            <w:r w:rsidRPr="000A062E">
              <w:rPr>
                <w:b/>
              </w:rPr>
              <w:t>TRIG</w:t>
            </w:r>
            <w:r w:rsidR="00AB0096" w:rsidRPr="000A062E">
              <w:rPr>
                <w:b/>
              </w:rPr>
              <w:t xml:space="preserve"> Pins</w:t>
            </w:r>
          </w:p>
        </w:tc>
      </w:tr>
      <w:tr w:rsidR="00AB0096" w14:paraId="1197E0E7" w14:textId="77777777">
        <w:tc>
          <w:tcPr>
            <w:tcW w:w="3366" w:type="dxa"/>
          </w:tcPr>
          <w:p w14:paraId="712B8DDF" w14:textId="4F6B2102" w:rsidR="00AB0096" w:rsidRDefault="001C7012">
            <w:r>
              <w:t>TRIG</w:t>
            </w:r>
            <w:r w:rsidR="00AB0096">
              <w:t xml:space="preserve"> inputs to FARSIGHT</w:t>
            </w:r>
          </w:p>
        </w:tc>
        <w:tc>
          <w:tcPr>
            <w:tcW w:w="3024" w:type="dxa"/>
            <w:vAlign w:val="center"/>
          </w:tcPr>
          <w:p w14:paraId="69E5C29D" w14:textId="77777777" w:rsidR="007309A9" w:rsidRDefault="001C7012">
            <w:pPr>
              <w:jc w:val="center"/>
            </w:pPr>
            <w:r>
              <w:t>TRIG</w:t>
            </w:r>
            <w:r w:rsidR="00AB0096">
              <w:t>_P</w:t>
            </w:r>
          </w:p>
          <w:p w14:paraId="2EEE935B" w14:textId="3EBCBE85" w:rsidR="00AB0096" w:rsidRDefault="001C7012">
            <w:pPr>
              <w:jc w:val="center"/>
            </w:pPr>
            <w:r>
              <w:t>TRIG</w:t>
            </w:r>
            <w:r w:rsidR="00AB0096">
              <w:t>_N</w:t>
            </w:r>
          </w:p>
        </w:tc>
      </w:tr>
      <w:tr w:rsidR="00AB0096" w14:paraId="72D5D6FB" w14:textId="77777777">
        <w:tc>
          <w:tcPr>
            <w:tcW w:w="3366" w:type="dxa"/>
          </w:tcPr>
          <w:p w14:paraId="0A9BC567" w14:textId="77777777" w:rsidR="00AB0096" w:rsidRDefault="00AB0096">
            <w:r>
              <w:t>Electrical Signaling standard</w:t>
            </w:r>
          </w:p>
        </w:tc>
        <w:tc>
          <w:tcPr>
            <w:tcW w:w="3024" w:type="dxa"/>
          </w:tcPr>
          <w:p w14:paraId="14F0BED6" w14:textId="77777777" w:rsidR="00AB0096" w:rsidRDefault="00AB0096">
            <w:pPr>
              <w:jc w:val="center"/>
            </w:pPr>
            <w:r w:rsidRPr="00F727A1">
              <w:t>TIA/EIA-644</w:t>
            </w:r>
          </w:p>
        </w:tc>
      </w:tr>
      <w:tr w:rsidR="00AB0096" w14:paraId="40160366" w14:textId="77777777">
        <w:tc>
          <w:tcPr>
            <w:tcW w:w="3366" w:type="dxa"/>
          </w:tcPr>
          <w:p w14:paraId="10A540B7" w14:textId="77777777" w:rsidR="00AB0096" w:rsidRDefault="00AB0096">
            <w:r>
              <w:t>Termination resistance</w:t>
            </w:r>
          </w:p>
        </w:tc>
        <w:tc>
          <w:tcPr>
            <w:tcW w:w="3024" w:type="dxa"/>
          </w:tcPr>
          <w:p w14:paraId="2EB064C1" w14:textId="2DFB80AF" w:rsidR="00AB0096" w:rsidRDefault="00AB0096">
            <w:pPr>
              <w:jc w:val="center"/>
            </w:pPr>
            <w:r>
              <w:t xml:space="preserve">100 </w:t>
            </w:r>
            <w:proofErr w:type="gramStart"/>
            <w:r>
              <w:t>ohm</w:t>
            </w:r>
            <w:proofErr w:type="gramEnd"/>
          </w:p>
        </w:tc>
      </w:tr>
      <w:tr w:rsidR="00AB0096" w14:paraId="4E441055" w14:textId="77777777">
        <w:tc>
          <w:tcPr>
            <w:tcW w:w="3366" w:type="dxa"/>
          </w:tcPr>
          <w:p w14:paraId="278D3E3E" w14:textId="1980D62A" w:rsidR="00AB0096" w:rsidRDefault="00AB0096">
            <w:r>
              <w:t xml:space="preserve">Minimum </w:t>
            </w:r>
            <w:r w:rsidR="00701D90">
              <w:t>TRIG</w:t>
            </w:r>
            <w:r>
              <w:t xml:space="preserve"> pulse width</w:t>
            </w:r>
          </w:p>
        </w:tc>
        <w:tc>
          <w:tcPr>
            <w:tcW w:w="3024" w:type="dxa"/>
          </w:tcPr>
          <w:p w14:paraId="7099905C" w14:textId="044BAC12" w:rsidR="00AB0096" w:rsidRDefault="00AB0096">
            <w:pPr>
              <w:jc w:val="center"/>
            </w:pPr>
            <w:r>
              <w:t xml:space="preserve">10 </w:t>
            </w:r>
            <w:proofErr w:type="spellStart"/>
            <w:r>
              <w:t>ms</w:t>
            </w:r>
            <w:proofErr w:type="spellEnd"/>
          </w:p>
        </w:tc>
      </w:tr>
    </w:tbl>
    <w:p w14:paraId="6EF2AD69" w14:textId="77777777" w:rsidR="00AB0096" w:rsidRPr="007B2B4E" w:rsidRDefault="00AB0096" w:rsidP="00C74A91"/>
    <w:p w14:paraId="69B60493" w14:textId="1CADF46B" w:rsidR="00C74A91" w:rsidRDefault="00883AA4" w:rsidP="00C74A91">
      <w:pPr>
        <w:pStyle w:val="Heading3"/>
        <w:numPr>
          <w:ilvl w:val="2"/>
          <w:numId w:val="25"/>
        </w:numPr>
        <w:ind w:left="1152"/>
      </w:pPr>
      <w:bookmarkStart w:id="51" w:name="_Toc201160786"/>
      <w:r>
        <w:t>INTERRUPT INTERFACES</w:t>
      </w:r>
      <w:bookmarkEnd w:id="51"/>
    </w:p>
    <w:p w14:paraId="441D7796" w14:textId="77777777" w:rsidR="00B65BED" w:rsidRDefault="47DA3E8E" w:rsidP="003367F5">
      <w:pPr>
        <w:jc w:val="both"/>
      </w:pPr>
      <w:commentRangeStart w:id="52"/>
      <w:r>
        <w:t>INTERRUPT</w:t>
      </w:r>
      <w:commentRangeEnd w:id="52"/>
      <w:r w:rsidR="00C74A91">
        <w:rPr>
          <w:rStyle w:val="CommentReference"/>
        </w:rPr>
        <w:commentReference w:id="52"/>
      </w:r>
      <w:r>
        <w:t xml:space="preserve"> is an output from FARSIGHT that can be used to alert the host system to </w:t>
      </w:r>
      <w:proofErr w:type="gramStart"/>
      <w:r>
        <w:t>an urgent condition</w:t>
      </w:r>
      <w:proofErr w:type="gramEnd"/>
      <w:r>
        <w:t xml:space="preserve">. INTERRUPT is </w:t>
      </w:r>
      <w:r w:rsidR="35FB8556">
        <w:t xml:space="preserve">electrically using a differential LVDS </w:t>
      </w:r>
      <w:r w:rsidR="4C960B1D">
        <w:t>transmitter</w:t>
      </w:r>
      <w:r w:rsidR="35FB8556">
        <w:t xml:space="preserve">. </w:t>
      </w:r>
      <w:r w:rsidR="711A4D6B">
        <w:t>Logic high</w:t>
      </w:r>
      <w:r w:rsidR="35FB8556">
        <w:t xml:space="preserve"> (</w:t>
      </w:r>
      <w:r w:rsidR="2CA4E62F">
        <w:t>INTERRUPT</w:t>
      </w:r>
      <w:r w:rsidR="35FB8556">
        <w:t xml:space="preserve">_P high and </w:t>
      </w:r>
      <w:r w:rsidR="2CA4E62F">
        <w:t>INTERRUPT</w:t>
      </w:r>
      <w:r w:rsidR="35FB8556">
        <w:t>_N low) i</w:t>
      </w:r>
      <w:r w:rsidR="38205809">
        <w:t>n</w:t>
      </w:r>
      <w:r w:rsidR="5C467B87">
        <w:t>d</w:t>
      </w:r>
      <w:r w:rsidR="38205809">
        <w:t xml:space="preserve">icates an active </w:t>
      </w:r>
      <w:r w:rsidR="0627236F">
        <w:t xml:space="preserve">interrupt </w:t>
      </w:r>
      <w:r w:rsidR="38205809">
        <w:t>condition</w:t>
      </w:r>
      <w:r w:rsidR="35FB8556">
        <w:t xml:space="preserve">. </w:t>
      </w:r>
      <w:r w:rsidR="5C467B87">
        <w:t xml:space="preserve">Acknowledging the </w:t>
      </w:r>
      <w:proofErr w:type="gramStart"/>
      <w:r w:rsidR="5C467B87">
        <w:t>interrupt</w:t>
      </w:r>
      <w:proofErr w:type="gramEnd"/>
      <w:r w:rsidR="5C467B87">
        <w:t xml:space="preserve"> condition is documented in the software ICD. </w:t>
      </w:r>
    </w:p>
    <w:p w14:paraId="06DA6E59" w14:textId="6696D95B" w:rsidR="00C74A91" w:rsidRDefault="007B31ED" w:rsidP="003367F5">
      <w:pPr>
        <w:jc w:val="both"/>
      </w:pPr>
      <w:r>
        <w:t xml:space="preserve">Use of </w:t>
      </w:r>
      <w:r w:rsidR="00870374">
        <w:t>INTERRUPT</w:t>
      </w:r>
      <w:r>
        <w:t xml:space="preserve"> is </w:t>
      </w:r>
      <w:proofErr w:type="gramStart"/>
      <w:r>
        <w:t>optional</w:t>
      </w:r>
      <w:proofErr w:type="gramEnd"/>
      <w:r>
        <w:t xml:space="preserve"> and this port can be left open.</w:t>
      </w:r>
      <w:r w:rsidR="006F73AF">
        <w:t xml:space="preserve"> If used, the receiver should be terminated with a </w:t>
      </w:r>
      <w:proofErr w:type="gramStart"/>
      <w:r w:rsidR="006F73AF">
        <w:t>100 termination</w:t>
      </w:r>
      <w:proofErr w:type="gramEnd"/>
      <w:r w:rsidR="006F73AF">
        <w:t xml:space="preserve"> resistor.</w:t>
      </w:r>
    </w:p>
    <w:p w14:paraId="61DFD259" w14:textId="20D90505" w:rsidR="009031E2" w:rsidRDefault="009031E2" w:rsidP="009031E2">
      <w:pPr>
        <w:pStyle w:val="Caption"/>
        <w:keepNext/>
        <w:spacing w:after="0"/>
        <w:jc w:val="center"/>
        <w:rPr>
          <w:color w:val="auto"/>
        </w:rPr>
      </w:pPr>
      <w:bookmarkStart w:id="53" w:name="_Toc176771355"/>
      <w:bookmarkStart w:id="54" w:name="_Toc201160813"/>
      <w:r w:rsidRPr="009031E2">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6</w:t>
      </w:r>
      <w:r w:rsidR="00E763F6">
        <w:rPr>
          <w:color w:val="auto"/>
        </w:rPr>
        <w:fldChar w:fldCharType="end"/>
      </w:r>
      <w:r w:rsidRPr="009031E2">
        <w:rPr>
          <w:color w:val="auto"/>
        </w:rPr>
        <w:t>: Interrupt Interface Pins</w:t>
      </w:r>
      <w:bookmarkEnd w:id="53"/>
      <w:bookmarkEnd w:id="54"/>
    </w:p>
    <w:tbl>
      <w:tblPr>
        <w:tblStyle w:val="TableGrid"/>
        <w:tblW w:w="0" w:type="auto"/>
        <w:tblInd w:w="1885" w:type="dxa"/>
        <w:tblLook w:val="04A0" w:firstRow="1" w:lastRow="0" w:firstColumn="1" w:lastColumn="0" w:noHBand="0" w:noVBand="1"/>
      </w:tblPr>
      <w:tblGrid>
        <w:gridCol w:w="3366"/>
        <w:gridCol w:w="3024"/>
      </w:tblGrid>
      <w:tr w:rsidR="008B4857" w14:paraId="13A7922D" w14:textId="77777777" w:rsidTr="37E4B049">
        <w:tc>
          <w:tcPr>
            <w:tcW w:w="6390" w:type="dxa"/>
            <w:gridSpan w:val="2"/>
            <w:shd w:val="clear" w:color="auto" w:fill="1E1A33"/>
          </w:tcPr>
          <w:p w14:paraId="319DF408" w14:textId="77777777" w:rsidR="008B4857" w:rsidRPr="000A062E" w:rsidRDefault="2D98EB39" w:rsidP="37E4B049">
            <w:pPr>
              <w:rPr>
                <w:b/>
                <w:bCs/>
              </w:rPr>
            </w:pPr>
            <w:r w:rsidRPr="37E4B049">
              <w:rPr>
                <w:b/>
                <w:bCs/>
              </w:rPr>
              <w:t>TRIG Pins</w:t>
            </w:r>
            <w:commentRangeStart w:id="55"/>
            <w:commentRangeStart w:id="56"/>
            <w:commentRangeEnd w:id="55"/>
            <w:r w:rsidR="008B4857">
              <w:rPr>
                <w:rStyle w:val="CommentReference"/>
              </w:rPr>
              <w:commentReference w:id="55"/>
            </w:r>
            <w:commentRangeEnd w:id="56"/>
            <w:r w:rsidR="008B4857">
              <w:rPr>
                <w:rStyle w:val="CommentReference"/>
              </w:rPr>
              <w:commentReference w:id="56"/>
            </w:r>
          </w:p>
        </w:tc>
      </w:tr>
      <w:tr w:rsidR="008B4857" w14:paraId="73613514" w14:textId="77777777" w:rsidTr="37E4B049">
        <w:tc>
          <w:tcPr>
            <w:tcW w:w="3366" w:type="dxa"/>
          </w:tcPr>
          <w:p w14:paraId="1E9F95D3" w14:textId="16AEF778" w:rsidR="008B4857" w:rsidRDefault="00DD2E32">
            <w:r>
              <w:t>INTERRUPT output</w:t>
            </w:r>
            <w:r w:rsidR="00A342FD">
              <w:t>s from</w:t>
            </w:r>
            <w:r w:rsidR="008B4857">
              <w:t xml:space="preserve"> FARSIGHT</w:t>
            </w:r>
          </w:p>
        </w:tc>
        <w:tc>
          <w:tcPr>
            <w:tcW w:w="3024" w:type="dxa"/>
            <w:vAlign w:val="center"/>
          </w:tcPr>
          <w:p w14:paraId="6B439272" w14:textId="5F3F1AAD" w:rsidR="008B4857" w:rsidRDefault="00102D1D">
            <w:pPr>
              <w:jc w:val="center"/>
            </w:pPr>
            <w:r>
              <w:t>INTERRUPT</w:t>
            </w:r>
            <w:r w:rsidR="008B4857">
              <w:t>_P</w:t>
            </w:r>
          </w:p>
          <w:p w14:paraId="1A56149B" w14:textId="4387D879" w:rsidR="008B4857" w:rsidRDefault="00102D1D">
            <w:pPr>
              <w:jc w:val="center"/>
            </w:pPr>
            <w:r>
              <w:t>INTERRUPT</w:t>
            </w:r>
            <w:r w:rsidR="008B4857">
              <w:t>_N</w:t>
            </w:r>
          </w:p>
        </w:tc>
      </w:tr>
      <w:tr w:rsidR="008B4857" w14:paraId="0BC6C544" w14:textId="77777777" w:rsidTr="37E4B049">
        <w:tc>
          <w:tcPr>
            <w:tcW w:w="3366" w:type="dxa"/>
          </w:tcPr>
          <w:p w14:paraId="733E3800" w14:textId="77777777" w:rsidR="008B4857" w:rsidRDefault="008B4857">
            <w:r>
              <w:t>Electrical Signaling standard</w:t>
            </w:r>
          </w:p>
        </w:tc>
        <w:tc>
          <w:tcPr>
            <w:tcW w:w="3024" w:type="dxa"/>
          </w:tcPr>
          <w:p w14:paraId="34F73C08" w14:textId="40DA7F9A" w:rsidR="008B4857" w:rsidRDefault="00127064">
            <w:pPr>
              <w:jc w:val="center"/>
            </w:pPr>
            <w:r>
              <w:t xml:space="preserve">LVDS </w:t>
            </w:r>
            <w:r w:rsidR="008B4857" w:rsidRPr="00F727A1">
              <w:t>TIA/EIA-644</w:t>
            </w:r>
          </w:p>
        </w:tc>
      </w:tr>
      <w:tr w:rsidR="008B4857" w14:paraId="2A503A9D" w14:textId="77777777" w:rsidTr="37E4B049">
        <w:tc>
          <w:tcPr>
            <w:tcW w:w="3366" w:type="dxa"/>
          </w:tcPr>
          <w:p w14:paraId="638A8AAE" w14:textId="6D754F67" w:rsidR="008B4857" w:rsidRDefault="007A4176">
            <w:r>
              <w:t>Expected t</w:t>
            </w:r>
            <w:r w:rsidR="008B4857">
              <w:t>ermination resistance</w:t>
            </w:r>
          </w:p>
        </w:tc>
        <w:tc>
          <w:tcPr>
            <w:tcW w:w="3024" w:type="dxa"/>
          </w:tcPr>
          <w:p w14:paraId="54F73244" w14:textId="45C15E32" w:rsidR="008B4857" w:rsidRDefault="008B4857">
            <w:pPr>
              <w:jc w:val="center"/>
            </w:pPr>
            <w:r>
              <w:t xml:space="preserve">100 </w:t>
            </w:r>
            <w:proofErr w:type="gramStart"/>
            <w:r>
              <w:t>ohm</w:t>
            </w:r>
            <w:proofErr w:type="gramEnd"/>
          </w:p>
        </w:tc>
      </w:tr>
    </w:tbl>
    <w:p w14:paraId="3B4ED37D" w14:textId="77777777" w:rsidR="002829F2" w:rsidRPr="007F211D" w:rsidRDefault="002829F2" w:rsidP="00C74A91"/>
    <w:p w14:paraId="04C7F1E0" w14:textId="44AB314C" w:rsidR="00C74A91" w:rsidRDefault="00883AA4" w:rsidP="00C74A91">
      <w:pPr>
        <w:pStyle w:val="Heading3"/>
        <w:numPr>
          <w:ilvl w:val="2"/>
          <w:numId w:val="25"/>
        </w:numPr>
        <w:ind w:left="1152"/>
      </w:pPr>
      <w:bookmarkStart w:id="57" w:name="_Toc201160787"/>
      <w:r>
        <w:t>GENERAL PURPOSE INTERFACES</w:t>
      </w:r>
      <w:bookmarkEnd w:id="57"/>
    </w:p>
    <w:p w14:paraId="3773B1AE" w14:textId="184C2F03" w:rsidR="63F51175" w:rsidRDefault="63F51175" w:rsidP="6E3D0261">
      <w:pPr>
        <w:jc w:val="both"/>
      </w:pPr>
      <w:r>
        <w:t xml:space="preserve">For flexibility during the firmware and software development process, </w:t>
      </w:r>
      <w:r w:rsidR="00FA4DD2">
        <w:t>a</w:t>
      </w:r>
      <w:r>
        <w:t xml:space="preserve"> </w:t>
      </w:r>
      <w:proofErr w:type="gramStart"/>
      <w:r w:rsidR="008529B2">
        <w:t>General Purpose</w:t>
      </w:r>
      <w:proofErr w:type="gramEnd"/>
      <w:r w:rsidR="008529B2">
        <w:t xml:space="preserve"> Input</w:t>
      </w:r>
      <w:r w:rsidR="00FA4DD2">
        <w:t xml:space="preserve"> (GPI) and a General Purpose Output (</w:t>
      </w:r>
      <w:r w:rsidR="008529B2">
        <w:t xml:space="preserve">GPO) </w:t>
      </w:r>
      <w:r>
        <w:t xml:space="preserve">have been allocated for use cases that are to be determined. </w:t>
      </w:r>
      <w:r w:rsidR="00591427">
        <w:t xml:space="preserve">The </w:t>
      </w:r>
      <w:proofErr w:type="gramStart"/>
      <w:r w:rsidR="008529B2">
        <w:t>General</w:t>
      </w:r>
      <w:r w:rsidR="00591427">
        <w:t xml:space="preserve"> </w:t>
      </w:r>
      <w:r w:rsidR="008529B2">
        <w:t>Purpose</w:t>
      </w:r>
      <w:proofErr w:type="gramEnd"/>
      <w:r w:rsidR="008529B2">
        <w:t xml:space="preserve"> Input (GPI)</w:t>
      </w:r>
      <w:r>
        <w:t xml:space="preserve"> is a general-purpose input to the FARSIGHT camera. </w:t>
      </w:r>
      <w:r w:rsidR="7025E832">
        <w:t xml:space="preserve">The </w:t>
      </w:r>
      <w:proofErr w:type="gramStart"/>
      <w:r w:rsidR="008529B2">
        <w:t>General Purpose</w:t>
      </w:r>
      <w:proofErr w:type="gramEnd"/>
      <w:r w:rsidR="008529B2">
        <w:t xml:space="preserve"> Output (GPO)</w:t>
      </w:r>
      <w:r w:rsidR="00107F11">
        <w:t xml:space="preserve"> </w:t>
      </w:r>
      <w:r w:rsidR="3C17C98E">
        <w:t xml:space="preserve">is a general-purpose out from the FARSIGHT camera. </w:t>
      </w:r>
    </w:p>
    <w:p w14:paraId="7A8C03C1" w14:textId="0A8AAC0C" w:rsidR="006657FA" w:rsidRDefault="00C74A91" w:rsidP="003367F5">
      <w:pPr>
        <w:jc w:val="both"/>
      </w:pPr>
      <w:r>
        <w:t xml:space="preserve">GPI and GPO are electrically </w:t>
      </w:r>
      <w:r w:rsidR="00462425">
        <w:t xml:space="preserve">using differential LVDS signaling. The GPI </w:t>
      </w:r>
      <w:r w:rsidR="00B276F3">
        <w:t xml:space="preserve">signal includes a </w:t>
      </w:r>
      <w:proofErr w:type="gramStart"/>
      <w:r w:rsidR="00B276F3">
        <w:t>100 ohm</w:t>
      </w:r>
      <w:proofErr w:type="gramEnd"/>
      <w:r w:rsidR="00B276F3">
        <w:t xml:space="preserve"> termination. If GPO is used, the receiving end should be terminated with 100 </w:t>
      </w:r>
      <w:proofErr w:type="gramStart"/>
      <w:r w:rsidR="00B276F3">
        <w:t>ohm</w:t>
      </w:r>
      <w:proofErr w:type="gramEnd"/>
      <w:r w:rsidR="00B276F3">
        <w:t>.</w:t>
      </w:r>
    </w:p>
    <w:p w14:paraId="780BF50F" w14:textId="5B83F186" w:rsidR="00C74A91" w:rsidRDefault="00C74A91" w:rsidP="003367F5">
      <w:pPr>
        <w:jc w:val="both"/>
      </w:pPr>
      <w:r>
        <w:t xml:space="preserve">Connecting to these ports </w:t>
      </w:r>
      <w:r w:rsidR="00C37052">
        <w:t xml:space="preserve">is </w:t>
      </w:r>
      <w:r>
        <w:t>optional and they can be left open.</w:t>
      </w:r>
    </w:p>
    <w:p w14:paraId="4F4E2163" w14:textId="51FC3F0B" w:rsidR="00D34C8C" w:rsidRPr="00D34C8C" w:rsidRDefault="00D34C8C" w:rsidP="00D34C8C">
      <w:pPr>
        <w:pStyle w:val="Caption"/>
        <w:keepNext/>
        <w:spacing w:after="0"/>
        <w:jc w:val="center"/>
        <w:rPr>
          <w:color w:val="auto"/>
        </w:rPr>
      </w:pPr>
      <w:bookmarkStart w:id="58" w:name="_Toc176771356"/>
      <w:bookmarkStart w:id="59" w:name="_Toc201160814"/>
      <w:r w:rsidRPr="00D34C8C">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7</w:t>
      </w:r>
      <w:r w:rsidR="00E763F6">
        <w:rPr>
          <w:color w:val="auto"/>
        </w:rPr>
        <w:fldChar w:fldCharType="end"/>
      </w:r>
      <w:r w:rsidRPr="00D34C8C">
        <w:rPr>
          <w:color w:val="auto"/>
        </w:rPr>
        <w:t>: General Purpose Interface</w:t>
      </w:r>
      <w:r w:rsidR="000B73E8">
        <w:rPr>
          <w:color w:val="auto"/>
        </w:rPr>
        <w:t xml:space="preserve"> Input</w:t>
      </w:r>
      <w:r w:rsidRPr="00D34C8C">
        <w:rPr>
          <w:color w:val="auto"/>
        </w:rPr>
        <w:t xml:space="preserve"> Parameters</w:t>
      </w:r>
      <w:bookmarkEnd w:id="58"/>
      <w:bookmarkEnd w:id="59"/>
    </w:p>
    <w:tbl>
      <w:tblPr>
        <w:tblStyle w:val="TableGrid"/>
        <w:tblW w:w="0" w:type="auto"/>
        <w:tblInd w:w="1885" w:type="dxa"/>
        <w:tblLook w:val="04A0" w:firstRow="1" w:lastRow="0" w:firstColumn="1" w:lastColumn="0" w:noHBand="0" w:noVBand="1"/>
      </w:tblPr>
      <w:tblGrid>
        <w:gridCol w:w="3366"/>
        <w:gridCol w:w="3024"/>
      </w:tblGrid>
      <w:tr w:rsidR="00CB7B05" w14:paraId="70F513B8" w14:textId="77777777" w:rsidTr="000A062E">
        <w:tc>
          <w:tcPr>
            <w:tcW w:w="6390" w:type="dxa"/>
            <w:gridSpan w:val="2"/>
            <w:shd w:val="clear" w:color="auto" w:fill="1E1A33"/>
          </w:tcPr>
          <w:p w14:paraId="05ADA08E" w14:textId="2F58C588" w:rsidR="00CB7B05" w:rsidRPr="000A062E" w:rsidRDefault="00CB7B05">
            <w:pPr>
              <w:rPr>
                <w:b/>
              </w:rPr>
            </w:pPr>
            <w:r w:rsidRPr="000A062E">
              <w:rPr>
                <w:b/>
              </w:rPr>
              <w:t>General Purpose input</w:t>
            </w:r>
          </w:p>
        </w:tc>
      </w:tr>
      <w:tr w:rsidR="00CB7B05" w14:paraId="03BE8A29" w14:textId="77777777">
        <w:tc>
          <w:tcPr>
            <w:tcW w:w="3366" w:type="dxa"/>
          </w:tcPr>
          <w:p w14:paraId="05026A28" w14:textId="2444F42C" w:rsidR="00CB7B05" w:rsidRDefault="00EC11A7">
            <w:r>
              <w:t>General Purpose input to</w:t>
            </w:r>
            <w:r w:rsidR="00CB7B05">
              <w:t xml:space="preserve"> FARSIGHT</w:t>
            </w:r>
          </w:p>
        </w:tc>
        <w:tc>
          <w:tcPr>
            <w:tcW w:w="3024" w:type="dxa"/>
            <w:vAlign w:val="center"/>
          </w:tcPr>
          <w:p w14:paraId="48AF2F83" w14:textId="669C17DF" w:rsidR="00CB7B05" w:rsidRDefault="00EC11A7">
            <w:pPr>
              <w:jc w:val="center"/>
            </w:pPr>
            <w:r>
              <w:t>GPIN</w:t>
            </w:r>
            <w:r w:rsidR="00DB456D">
              <w:t>_P</w:t>
            </w:r>
            <w:r w:rsidR="00DB456D">
              <w:br/>
              <w:t>GPIN_N</w:t>
            </w:r>
          </w:p>
        </w:tc>
      </w:tr>
      <w:tr w:rsidR="00DB456D" w14:paraId="18D81832" w14:textId="77777777">
        <w:tc>
          <w:tcPr>
            <w:tcW w:w="3366" w:type="dxa"/>
          </w:tcPr>
          <w:p w14:paraId="3FC70B01" w14:textId="0C4D6FCD" w:rsidR="00DB456D" w:rsidRDefault="00DB456D" w:rsidP="00DB456D">
            <w:r>
              <w:t>Electrical Signaling standard</w:t>
            </w:r>
          </w:p>
        </w:tc>
        <w:tc>
          <w:tcPr>
            <w:tcW w:w="3024" w:type="dxa"/>
          </w:tcPr>
          <w:p w14:paraId="51FE0379" w14:textId="6388AFF1" w:rsidR="00DB456D" w:rsidRDefault="00127064" w:rsidP="00DB456D">
            <w:pPr>
              <w:jc w:val="center"/>
            </w:pPr>
            <w:r>
              <w:t xml:space="preserve">LVDS </w:t>
            </w:r>
            <w:r w:rsidR="00DB456D" w:rsidRPr="00F727A1">
              <w:t>TIA/EIA-644</w:t>
            </w:r>
          </w:p>
        </w:tc>
      </w:tr>
      <w:tr w:rsidR="00DB456D" w14:paraId="1CAF8830" w14:textId="77777777">
        <w:tc>
          <w:tcPr>
            <w:tcW w:w="3366" w:type="dxa"/>
          </w:tcPr>
          <w:p w14:paraId="3524E479" w14:textId="066CB618" w:rsidR="00DB456D" w:rsidRDefault="008369AC" w:rsidP="00DB456D">
            <w:r>
              <w:t>T</w:t>
            </w:r>
            <w:r w:rsidR="00DB456D">
              <w:t>ermination resistance</w:t>
            </w:r>
          </w:p>
        </w:tc>
        <w:tc>
          <w:tcPr>
            <w:tcW w:w="3024" w:type="dxa"/>
          </w:tcPr>
          <w:p w14:paraId="635DB32C" w14:textId="2F8BDD03" w:rsidR="00DB456D" w:rsidRDefault="00DB456D" w:rsidP="00DB456D">
            <w:pPr>
              <w:jc w:val="center"/>
            </w:pPr>
            <w:r>
              <w:t xml:space="preserve">100 </w:t>
            </w:r>
            <w:proofErr w:type="gramStart"/>
            <w:r>
              <w:t>ohm</w:t>
            </w:r>
            <w:proofErr w:type="gramEnd"/>
          </w:p>
        </w:tc>
      </w:tr>
    </w:tbl>
    <w:p w14:paraId="4B66798A" w14:textId="0915AD16" w:rsidR="00CB7B05" w:rsidRDefault="00CB7B05" w:rsidP="00C74A91"/>
    <w:p w14:paraId="22FC4DF9" w14:textId="29D0C50F" w:rsidR="000B73E8" w:rsidRPr="000B73E8" w:rsidRDefault="000B73E8" w:rsidP="000B73E8">
      <w:pPr>
        <w:pStyle w:val="Caption"/>
        <w:keepNext/>
        <w:spacing w:after="0"/>
        <w:jc w:val="center"/>
        <w:rPr>
          <w:color w:val="auto"/>
        </w:rPr>
      </w:pPr>
      <w:bookmarkStart w:id="60" w:name="_Toc176771357"/>
      <w:bookmarkStart w:id="61" w:name="_Toc201160815"/>
      <w:bookmarkStart w:id="62" w:name="_Hlk184894161"/>
      <w:r w:rsidRPr="000B73E8">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8</w:t>
      </w:r>
      <w:r w:rsidR="00E763F6">
        <w:rPr>
          <w:color w:val="auto"/>
        </w:rPr>
        <w:fldChar w:fldCharType="end"/>
      </w:r>
      <w:r w:rsidRPr="000B73E8">
        <w:rPr>
          <w:color w:val="auto"/>
        </w:rPr>
        <w:t>: General Purpose Interface Output Parameters</w:t>
      </w:r>
      <w:bookmarkEnd w:id="60"/>
      <w:bookmarkEnd w:id="61"/>
    </w:p>
    <w:tbl>
      <w:tblPr>
        <w:tblStyle w:val="TableGrid"/>
        <w:tblW w:w="0" w:type="auto"/>
        <w:tblInd w:w="1885" w:type="dxa"/>
        <w:tblLook w:val="04A0" w:firstRow="1" w:lastRow="0" w:firstColumn="1" w:lastColumn="0" w:noHBand="0" w:noVBand="1"/>
      </w:tblPr>
      <w:tblGrid>
        <w:gridCol w:w="3366"/>
        <w:gridCol w:w="3024"/>
      </w:tblGrid>
      <w:tr w:rsidR="000D2DC7" w14:paraId="3C54568C" w14:textId="77777777" w:rsidTr="000A062E">
        <w:tc>
          <w:tcPr>
            <w:tcW w:w="6390" w:type="dxa"/>
            <w:gridSpan w:val="2"/>
            <w:shd w:val="clear" w:color="auto" w:fill="1E1A33"/>
          </w:tcPr>
          <w:p w14:paraId="0B544E81" w14:textId="5F7A7EC7" w:rsidR="000D2DC7" w:rsidRPr="000A062E" w:rsidRDefault="000D2DC7">
            <w:pPr>
              <w:rPr>
                <w:b/>
              </w:rPr>
            </w:pPr>
            <w:r w:rsidRPr="000A062E">
              <w:rPr>
                <w:b/>
              </w:rPr>
              <w:t>General Purpose output</w:t>
            </w:r>
          </w:p>
        </w:tc>
      </w:tr>
      <w:tr w:rsidR="000D2DC7" w14:paraId="6C3B7636" w14:textId="77777777">
        <w:tc>
          <w:tcPr>
            <w:tcW w:w="3366" w:type="dxa"/>
          </w:tcPr>
          <w:p w14:paraId="0A890EBB" w14:textId="3D92C7A4" w:rsidR="000D2DC7" w:rsidRDefault="000D2DC7">
            <w:r>
              <w:t>General Purpose output from FARSIGHT</w:t>
            </w:r>
          </w:p>
        </w:tc>
        <w:tc>
          <w:tcPr>
            <w:tcW w:w="3024" w:type="dxa"/>
            <w:vAlign w:val="center"/>
          </w:tcPr>
          <w:p w14:paraId="78983031" w14:textId="77777777" w:rsidR="000D2DC7" w:rsidRDefault="000D2DC7">
            <w:pPr>
              <w:jc w:val="center"/>
            </w:pPr>
            <w:r>
              <w:t>GPOUT</w:t>
            </w:r>
            <w:r w:rsidR="007A4176">
              <w:t>_P</w:t>
            </w:r>
          </w:p>
          <w:p w14:paraId="4706D58E" w14:textId="33BF603A" w:rsidR="007A4176" w:rsidRDefault="007A4176">
            <w:pPr>
              <w:jc w:val="center"/>
            </w:pPr>
            <w:r>
              <w:t>GPOUT_N</w:t>
            </w:r>
          </w:p>
        </w:tc>
      </w:tr>
      <w:tr w:rsidR="00E86779" w14:paraId="737EBE8C" w14:textId="77777777">
        <w:tc>
          <w:tcPr>
            <w:tcW w:w="3366" w:type="dxa"/>
          </w:tcPr>
          <w:p w14:paraId="4032D65A" w14:textId="4C1CA6A1" w:rsidR="00E86779" w:rsidRDefault="00E86779" w:rsidP="00E86779">
            <w:r>
              <w:t>Electrical Signaling standard</w:t>
            </w:r>
          </w:p>
        </w:tc>
        <w:tc>
          <w:tcPr>
            <w:tcW w:w="3024" w:type="dxa"/>
          </w:tcPr>
          <w:p w14:paraId="79560159" w14:textId="593B111B" w:rsidR="00E86779" w:rsidRDefault="00127064" w:rsidP="00E86779">
            <w:pPr>
              <w:jc w:val="center"/>
            </w:pPr>
            <w:r>
              <w:t xml:space="preserve">LVDS </w:t>
            </w:r>
            <w:r w:rsidR="00E86779" w:rsidRPr="00F727A1">
              <w:t>TIA/EIA-644</w:t>
            </w:r>
          </w:p>
        </w:tc>
      </w:tr>
      <w:tr w:rsidR="00E86779" w14:paraId="3B3686BC" w14:textId="77777777">
        <w:tc>
          <w:tcPr>
            <w:tcW w:w="3366" w:type="dxa"/>
          </w:tcPr>
          <w:p w14:paraId="6060ED94" w14:textId="42C0D9CB" w:rsidR="00E86779" w:rsidRDefault="00E86779" w:rsidP="00E86779">
            <w:r>
              <w:t>Expected termination resistance</w:t>
            </w:r>
          </w:p>
        </w:tc>
        <w:tc>
          <w:tcPr>
            <w:tcW w:w="3024" w:type="dxa"/>
          </w:tcPr>
          <w:p w14:paraId="01873630" w14:textId="604DC511" w:rsidR="00E86779" w:rsidRDefault="00E86779" w:rsidP="00E86779">
            <w:pPr>
              <w:jc w:val="center"/>
            </w:pPr>
            <w:r>
              <w:t xml:space="preserve">100 </w:t>
            </w:r>
            <w:proofErr w:type="gramStart"/>
            <w:r>
              <w:t>ohm</w:t>
            </w:r>
            <w:proofErr w:type="gramEnd"/>
          </w:p>
        </w:tc>
      </w:tr>
      <w:bookmarkEnd w:id="62"/>
    </w:tbl>
    <w:p w14:paraId="13B8D588" w14:textId="77777777" w:rsidR="002829F2" w:rsidRPr="007B2B4E" w:rsidRDefault="002829F2" w:rsidP="00C74A91"/>
    <w:p w14:paraId="0D94330D" w14:textId="2E7C00F8" w:rsidR="00F372F5" w:rsidRDefault="00B26A18" w:rsidP="00C74A91">
      <w:pPr>
        <w:pStyle w:val="Heading3"/>
        <w:numPr>
          <w:ilvl w:val="2"/>
          <w:numId w:val="25"/>
        </w:numPr>
        <w:ind w:left="1152"/>
      </w:pPr>
      <w:bookmarkStart w:id="63" w:name="_Toc201160788"/>
      <w:r>
        <w:t>PROGRAMMING INTERFACE</w:t>
      </w:r>
      <w:bookmarkEnd w:id="63"/>
    </w:p>
    <w:p w14:paraId="17210098" w14:textId="6D44859D" w:rsidR="008175C7" w:rsidRDefault="00585A08" w:rsidP="00B26A18">
      <w:proofErr w:type="gramStart"/>
      <w:r>
        <w:t xml:space="preserve">For </w:t>
      </w:r>
      <w:r w:rsidR="00E03722">
        <w:t>the purpose of</w:t>
      </w:r>
      <w:proofErr w:type="gramEnd"/>
      <w:r w:rsidR="00E03722">
        <w:t xml:space="preserve"> being able to rep</w:t>
      </w:r>
      <w:r w:rsidR="00AF32D2">
        <w:t xml:space="preserve">rogram the </w:t>
      </w:r>
      <w:r w:rsidR="00B1379F">
        <w:t>Field Programmable Gate Array (</w:t>
      </w:r>
      <w:r w:rsidR="00AF32D2">
        <w:t>FPGA</w:t>
      </w:r>
      <w:r w:rsidR="00B1379F">
        <w:t>)</w:t>
      </w:r>
      <w:r w:rsidR="00AF32D2">
        <w:t xml:space="preserve"> inside FARSIGHT</w:t>
      </w:r>
      <w:r w:rsidR="00276142">
        <w:t xml:space="preserve">, a programming SPI interface is available on the </w:t>
      </w:r>
      <w:r w:rsidR="00373D11">
        <w:t>module interface.</w:t>
      </w:r>
      <w:r w:rsidR="00650596">
        <w:t xml:space="preserve"> </w:t>
      </w:r>
      <w:r w:rsidR="006C71F7">
        <w:t xml:space="preserve">Programming </w:t>
      </w:r>
      <w:r w:rsidR="00C863F3">
        <w:t xml:space="preserve">scheme documented in </w:t>
      </w:r>
      <w:r w:rsidR="00D24A09">
        <w:t>Software ICD</w:t>
      </w:r>
      <w:r w:rsidR="00B478B2">
        <w:t>.</w:t>
      </w:r>
    </w:p>
    <w:p w14:paraId="697C91A5" w14:textId="090AA5A4" w:rsidR="00CF1342" w:rsidRDefault="00CF1342" w:rsidP="00B26A18">
      <w:r>
        <w:t>Electrically, the four SPI signals are electrically using differential LVDS signaling.</w:t>
      </w:r>
    </w:p>
    <w:p w14:paraId="0DBC0CE5" w14:textId="0431803E" w:rsidR="009043B9" w:rsidRDefault="009043B9" w:rsidP="009043B9">
      <w:pPr>
        <w:jc w:val="both"/>
      </w:pPr>
      <w:r>
        <w:t>Connecting to these ports is optional and they can be left open.</w:t>
      </w:r>
      <w:r w:rsidR="008A1665">
        <w:t xml:space="preserve"> </w:t>
      </w:r>
      <w:r w:rsidR="000A1BD7">
        <w:t>(</w:t>
      </w:r>
      <w:r w:rsidR="008A1665">
        <w:t xml:space="preserve">An open input is pulled to </w:t>
      </w:r>
      <w:r w:rsidR="00E270C8">
        <w:t xml:space="preserve">safe state inside </w:t>
      </w:r>
      <w:proofErr w:type="spellStart"/>
      <w:r w:rsidR="00E270C8">
        <w:t>Farsight</w:t>
      </w:r>
      <w:proofErr w:type="spellEnd"/>
      <w:r w:rsidR="00E270C8">
        <w:t>.</w:t>
      </w:r>
      <w:r w:rsidR="000A1BD7">
        <w:t>)</w:t>
      </w:r>
    </w:p>
    <w:p w14:paraId="4AFF5E5D" w14:textId="2991127F" w:rsidR="00375402" w:rsidRPr="00D34C8C" w:rsidRDefault="00375402" w:rsidP="00375402">
      <w:pPr>
        <w:pStyle w:val="Caption"/>
        <w:keepNext/>
        <w:spacing w:after="0"/>
        <w:jc w:val="center"/>
        <w:rPr>
          <w:color w:val="auto"/>
        </w:rPr>
      </w:pPr>
      <w:bookmarkStart w:id="64" w:name="_Toc201160816"/>
      <w:r w:rsidRPr="00D34C8C">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9</w:t>
      </w:r>
      <w:r w:rsidR="00E763F6">
        <w:rPr>
          <w:color w:val="auto"/>
        </w:rPr>
        <w:fldChar w:fldCharType="end"/>
      </w:r>
      <w:r w:rsidRPr="00D34C8C">
        <w:rPr>
          <w:color w:val="auto"/>
        </w:rPr>
        <w:t xml:space="preserve">: </w:t>
      </w:r>
      <w:r w:rsidR="001E1B88">
        <w:rPr>
          <w:color w:val="auto"/>
        </w:rPr>
        <w:t>Programming</w:t>
      </w:r>
      <w:r w:rsidRPr="00D34C8C">
        <w:rPr>
          <w:color w:val="auto"/>
        </w:rPr>
        <w:t xml:space="preserve"> Interface</w:t>
      </w:r>
      <w:r>
        <w:rPr>
          <w:color w:val="auto"/>
        </w:rPr>
        <w:t xml:space="preserve"> Input</w:t>
      </w:r>
      <w:r w:rsidRPr="00D34C8C">
        <w:rPr>
          <w:color w:val="auto"/>
        </w:rPr>
        <w:t xml:space="preserve"> Parameters</w:t>
      </w:r>
      <w:bookmarkEnd w:id="64"/>
    </w:p>
    <w:tbl>
      <w:tblPr>
        <w:tblStyle w:val="TableGrid"/>
        <w:tblW w:w="0" w:type="auto"/>
        <w:tblInd w:w="1885" w:type="dxa"/>
        <w:tblLook w:val="04A0" w:firstRow="1" w:lastRow="0" w:firstColumn="1" w:lastColumn="0" w:noHBand="0" w:noVBand="1"/>
      </w:tblPr>
      <w:tblGrid>
        <w:gridCol w:w="3366"/>
        <w:gridCol w:w="3024"/>
      </w:tblGrid>
      <w:tr w:rsidR="00375402" w14:paraId="7ABC3D5F" w14:textId="77777777">
        <w:tc>
          <w:tcPr>
            <w:tcW w:w="6390" w:type="dxa"/>
            <w:gridSpan w:val="2"/>
            <w:shd w:val="clear" w:color="auto" w:fill="1E1A33"/>
          </w:tcPr>
          <w:p w14:paraId="41D3F073" w14:textId="3D5AA88A" w:rsidR="00375402" w:rsidRPr="000A062E" w:rsidRDefault="00247691">
            <w:pPr>
              <w:rPr>
                <w:b/>
              </w:rPr>
            </w:pPr>
            <w:r>
              <w:rPr>
                <w:b/>
              </w:rPr>
              <w:t xml:space="preserve">Programming </w:t>
            </w:r>
            <w:r w:rsidR="00375402" w:rsidRPr="000A062E">
              <w:rPr>
                <w:b/>
              </w:rPr>
              <w:t>input</w:t>
            </w:r>
            <w:r w:rsidR="00197D5A">
              <w:rPr>
                <w:b/>
              </w:rPr>
              <w:t>s</w:t>
            </w:r>
          </w:p>
        </w:tc>
      </w:tr>
      <w:tr w:rsidR="00375402" w14:paraId="30AD9162" w14:textId="77777777">
        <w:tc>
          <w:tcPr>
            <w:tcW w:w="3366" w:type="dxa"/>
          </w:tcPr>
          <w:p w14:paraId="228B5E4C" w14:textId="5237699E" w:rsidR="00375402" w:rsidRDefault="00F31D8E">
            <w:r>
              <w:t xml:space="preserve">Programming inputs </w:t>
            </w:r>
            <w:r w:rsidR="005D1213">
              <w:t>to FARSIGHT</w:t>
            </w:r>
            <w:r w:rsidR="009A2F3D">
              <w:t xml:space="preserve"> (SPI inputs)</w:t>
            </w:r>
          </w:p>
        </w:tc>
        <w:tc>
          <w:tcPr>
            <w:tcW w:w="3024" w:type="dxa"/>
            <w:vAlign w:val="center"/>
          </w:tcPr>
          <w:p w14:paraId="44DD4701" w14:textId="23821652" w:rsidR="005D0126" w:rsidRDefault="005D0126" w:rsidP="005D0126">
            <w:pPr>
              <w:jc w:val="center"/>
            </w:pPr>
            <w:r>
              <w:t>PR_SS</w:t>
            </w:r>
            <w:r w:rsidR="00E270C8">
              <w:t>_P/PR_SS_N</w:t>
            </w:r>
          </w:p>
          <w:p w14:paraId="47BB5323" w14:textId="6BA3FB09" w:rsidR="005D0126" w:rsidRDefault="005D0126" w:rsidP="005D0126">
            <w:pPr>
              <w:jc w:val="center"/>
            </w:pPr>
            <w:r>
              <w:t>PR_SDI</w:t>
            </w:r>
            <w:r w:rsidR="008F66F1">
              <w:t>_P/PR_SDI_N</w:t>
            </w:r>
          </w:p>
          <w:p w14:paraId="57AD5BF4" w14:textId="45C0A4C6" w:rsidR="00375402" w:rsidRDefault="005D0126" w:rsidP="005D0126">
            <w:pPr>
              <w:jc w:val="center"/>
            </w:pPr>
            <w:r>
              <w:t>PR_SCK</w:t>
            </w:r>
            <w:r w:rsidR="008F66F1">
              <w:t>_P/PR_SCK_N</w:t>
            </w:r>
          </w:p>
        </w:tc>
      </w:tr>
      <w:tr w:rsidR="008F66F1" w14:paraId="50F1A3AF" w14:textId="77777777">
        <w:tc>
          <w:tcPr>
            <w:tcW w:w="3366" w:type="dxa"/>
          </w:tcPr>
          <w:p w14:paraId="0DAF2C1B" w14:textId="6AD8F9F4" w:rsidR="008F66F1" w:rsidRDefault="008F66F1" w:rsidP="008F66F1">
            <w:r>
              <w:t>Electrical Signaling standard</w:t>
            </w:r>
          </w:p>
        </w:tc>
        <w:tc>
          <w:tcPr>
            <w:tcW w:w="3024" w:type="dxa"/>
          </w:tcPr>
          <w:p w14:paraId="143BB093" w14:textId="14A3A7B6" w:rsidR="008F66F1" w:rsidRDefault="00127064" w:rsidP="008F66F1">
            <w:pPr>
              <w:jc w:val="center"/>
            </w:pPr>
            <w:r>
              <w:t xml:space="preserve">LVDS </w:t>
            </w:r>
            <w:r w:rsidR="008F66F1" w:rsidRPr="00F727A1">
              <w:t>TIA/EIA-644</w:t>
            </w:r>
          </w:p>
        </w:tc>
      </w:tr>
      <w:tr w:rsidR="008F66F1" w14:paraId="5F3A4687" w14:textId="77777777">
        <w:tc>
          <w:tcPr>
            <w:tcW w:w="3366" w:type="dxa"/>
          </w:tcPr>
          <w:p w14:paraId="612157D3" w14:textId="6E63E721" w:rsidR="008F66F1" w:rsidRDefault="008F66F1" w:rsidP="008F66F1">
            <w:r>
              <w:t>Termination resistance</w:t>
            </w:r>
          </w:p>
        </w:tc>
        <w:tc>
          <w:tcPr>
            <w:tcW w:w="3024" w:type="dxa"/>
          </w:tcPr>
          <w:p w14:paraId="57331F07" w14:textId="04BC35C6" w:rsidR="008F66F1" w:rsidRDefault="008F66F1" w:rsidP="008F66F1">
            <w:pPr>
              <w:jc w:val="center"/>
            </w:pPr>
            <w:r>
              <w:t xml:space="preserve">100 </w:t>
            </w:r>
            <w:proofErr w:type="gramStart"/>
            <w:r>
              <w:t>ohm</w:t>
            </w:r>
            <w:proofErr w:type="gramEnd"/>
          </w:p>
        </w:tc>
      </w:tr>
    </w:tbl>
    <w:p w14:paraId="430119F6" w14:textId="77777777" w:rsidR="008175C7" w:rsidRDefault="008175C7" w:rsidP="00B26A18"/>
    <w:p w14:paraId="73D36C16" w14:textId="07C6CECA" w:rsidR="003640D6" w:rsidRPr="000B73E8" w:rsidRDefault="003640D6" w:rsidP="003640D6">
      <w:pPr>
        <w:pStyle w:val="Caption"/>
        <w:keepNext/>
        <w:spacing w:after="0"/>
        <w:jc w:val="center"/>
        <w:rPr>
          <w:color w:val="auto"/>
        </w:rPr>
      </w:pPr>
      <w:bookmarkStart w:id="65" w:name="_Toc201160817"/>
      <w:r w:rsidRPr="000B73E8">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10</w:t>
      </w:r>
      <w:r w:rsidR="00E763F6">
        <w:rPr>
          <w:color w:val="auto"/>
        </w:rPr>
        <w:fldChar w:fldCharType="end"/>
      </w:r>
      <w:r w:rsidRPr="000B73E8">
        <w:rPr>
          <w:color w:val="auto"/>
        </w:rPr>
        <w:t xml:space="preserve">: </w:t>
      </w:r>
      <w:r>
        <w:rPr>
          <w:color w:val="auto"/>
        </w:rPr>
        <w:t>Programming</w:t>
      </w:r>
      <w:r w:rsidRPr="000B73E8">
        <w:rPr>
          <w:color w:val="auto"/>
        </w:rPr>
        <w:t xml:space="preserve"> Interface Output Parameters</w:t>
      </w:r>
      <w:bookmarkEnd w:id="65"/>
    </w:p>
    <w:tbl>
      <w:tblPr>
        <w:tblStyle w:val="TableGrid"/>
        <w:tblW w:w="0" w:type="auto"/>
        <w:tblInd w:w="1885" w:type="dxa"/>
        <w:tblLook w:val="04A0" w:firstRow="1" w:lastRow="0" w:firstColumn="1" w:lastColumn="0" w:noHBand="0" w:noVBand="1"/>
      </w:tblPr>
      <w:tblGrid>
        <w:gridCol w:w="3366"/>
        <w:gridCol w:w="3024"/>
      </w:tblGrid>
      <w:tr w:rsidR="003640D6" w14:paraId="75E1650B" w14:textId="77777777">
        <w:tc>
          <w:tcPr>
            <w:tcW w:w="6390" w:type="dxa"/>
            <w:gridSpan w:val="2"/>
            <w:shd w:val="clear" w:color="auto" w:fill="1E1A33"/>
          </w:tcPr>
          <w:p w14:paraId="10E680A1" w14:textId="7ACA809C" w:rsidR="003640D6" w:rsidRPr="000A062E" w:rsidRDefault="0033088F">
            <w:pPr>
              <w:rPr>
                <w:b/>
              </w:rPr>
            </w:pPr>
            <w:r>
              <w:rPr>
                <w:b/>
              </w:rPr>
              <w:t>Programming outputs</w:t>
            </w:r>
          </w:p>
        </w:tc>
      </w:tr>
      <w:tr w:rsidR="003640D6" w14:paraId="65BF0565" w14:textId="77777777">
        <w:tc>
          <w:tcPr>
            <w:tcW w:w="3366" w:type="dxa"/>
          </w:tcPr>
          <w:p w14:paraId="62EE5EEA" w14:textId="16993550" w:rsidR="003640D6" w:rsidRDefault="00E22376">
            <w:r>
              <w:t xml:space="preserve">Programming </w:t>
            </w:r>
            <w:r w:rsidR="003640D6">
              <w:t>output from FARSIGHT</w:t>
            </w:r>
            <w:r w:rsidR="009A2F3D">
              <w:t xml:space="preserve"> (SPI output)</w:t>
            </w:r>
          </w:p>
        </w:tc>
        <w:tc>
          <w:tcPr>
            <w:tcW w:w="3024" w:type="dxa"/>
            <w:vAlign w:val="center"/>
          </w:tcPr>
          <w:p w14:paraId="6DBC2407" w14:textId="776AFE13" w:rsidR="003640D6" w:rsidRDefault="009A2F3D">
            <w:pPr>
              <w:jc w:val="center"/>
            </w:pPr>
            <w:r>
              <w:t>PR_SDO</w:t>
            </w:r>
            <w:r w:rsidR="008F66F1">
              <w:t>_P</w:t>
            </w:r>
            <w:r w:rsidR="008F66F1">
              <w:br/>
              <w:t>PR_SDO_N</w:t>
            </w:r>
          </w:p>
        </w:tc>
      </w:tr>
      <w:tr w:rsidR="008F66F1" w14:paraId="3EA99141" w14:textId="77777777">
        <w:tc>
          <w:tcPr>
            <w:tcW w:w="3366" w:type="dxa"/>
          </w:tcPr>
          <w:p w14:paraId="6C3EE069" w14:textId="0DE3BBE5" w:rsidR="008F66F1" w:rsidRDefault="008F66F1" w:rsidP="008F66F1">
            <w:r>
              <w:t>Electrical Signaling standard</w:t>
            </w:r>
          </w:p>
        </w:tc>
        <w:tc>
          <w:tcPr>
            <w:tcW w:w="3024" w:type="dxa"/>
          </w:tcPr>
          <w:p w14:paraId="43340B7D" w14:textId="744BCC9E" w:rsidR="008F66F1" w:rsidRDefault="00127064" w:rsidP="008F66F1">
            <w:pPr>
              <w:jc w:val="center"/>
            </w:pPr>
            <w:r>
              <w:t xml:space="preserve">LVDS </w:t>
            </w:r>
            <w:r w:rsidR="008F66F1" w:rsidRPr="00F727A1">
              <w:t>TIA/EIA-644</w:t>
            </w:r>
          </w:p>
        </w:tc>
      </w:tr>
      <w:tr w:rsidR="008F66F1" w14:paraId="382298BE" w14:textId="77777777">
        <w:tc>
          <w:tcPr>
            <w:tcW w:w="3366" w:type="dxa"/>
          </w:tcPr>
          <w:p w14:paraId="0A363219" w14:textId="5F6D3DFA" w:rsidR="008F66F1" w:rsidRDefault="008F66F1" w:rsidP="008F66F1">
            <w:r>
              <w:t>Expected termination resistance</w:t>
            </w:r>
          </w:p>
        </w:tc>
        <w:tc>
          <w:tcPr>
            <w:tcW w:w="3024" w:type="dxa"/>
          </w:tcPr>
          <w:p w14:paraId="5C2CA77F" w14:textId="618139A4" w:rsidR="008F66F1" w:rsidRDefault="008F66F1" w:rsidP="008F66F1">
            <w:pPr>
              <w:jc w:val="center"/>
            </w:pPr>
            <w:r>
              <w:t xml:space="preserve">100 </w:t>
            </w:r>
            <w:proofErr w:type="gramStart"/>
            <w:r>
              <w:t>ohm</w:t>
            </w:r>
            <w:proofErr w:type="gramEnd"/>
          </w:p>
        </w:tc>
      </w:tr>
    </w:tbl>
    <w:p w14:paraId="71F2E427" w14:textId="77777777" w:rsidR="008175C7" w:rsidRPr="00B26A18" w:rsidRDefault="008175C7" w:rsidP="00B26A18"/>
    <w:p w14:paraId="7DC52F0A" w14:textId="05B1B5B2" w:rsidR="00C74A91" w:rsidRPr="00456908" w:rsidRDefault="00883AA4" w:rsidP="00C74A91">
      <w:pPr>
        <w:pStyle w:val="Heading3"/>
        <w:numPr>
          <w:ilvl w:val="2"/>
          <w:numId w:val="25"/>
        </w:numPr>
        <w:ind w:left="1152"/>
      </w:pPr>
      <w:bookmarkStart w:id="66" w:name="_Toc201160789"/>
      <w:r>
        <w:t>ETHERNET INTERFACES</w:t>
      </w:r>
      <w:bookmarkEnd w:id="66"/>
    </w:p>
    <w:p w14:paraId="10AA96BC" w14:textId="01C0D9BF" w:rsidR="00C74A91" w:rsidRDefault="47DA3E8E" w:rsidP="003367F5">
      <w:pPr>
        <w:jc w:val="both"/>
      </w:pPr>
      <w:commentRangeStart w:id="67"/>
      <w:r>
        <w:t>This</w:t>
      </w:r>
      <w:commentRangeEnd w:id="67"/>
      <w:r w:rsidR="00C74A91">
        <w:rPr>
          <w:rStyle w:val="CommentReference"/>
        </w:rPr>
        <w:commentReference w:id="67"/>
      </w:r>
      <w:r>
        <w:t xml:space="preserve"> interface provides the primary method of data transfer off the FARSIGHT payload. It operates on the 1000BASE-T standard.</w:t>
      </w:r>
    </w:p>
    <w:p w14:paraId="7B6566C3" w14:textId="0E6CB4A3" w:rsidR="00C74A91" w:rsidRDefault="00C74A91" w:rsidP="003367F5">
      <w:pPr>
        <w:jc w:val="both"/>
        <w:rPr>
          <w:rFonts w:eastAsia="Times New Roman"/>
        </w:rPr>
      </w:pPr>
      <w:r w:rsidRPr="67E3CE0A">
        <w:rPr>
          <w:rFonts w:eastAsia="Times New Roman"/>
        </w:rPr>
        <w:t>This interface is magnetically isolated and there are two ports provided for redundancy and increased data transfer rate.</w:t>
      </w:r>
    </w:p>
    <w:p w14:paraId="59A95A7A" w14:textId="7167D3A3" w:rsidR="0027356D" w:rsidRPr="0027356D" w:rsidRDefault="0027356D" w:rsidP="0027356D">
      <w:pPr>
        <w:pStyle w:val="Caption"/>
        <w:keepNext/>
        <w:spacing w:after="0"/>
        <w:jc w:val="center"/>
        <w:rPr>
          <w:color w:val="auto"/>
        </w:rPr>
      </w:pPr>
      <w:bookmarkStart w:id="68" w:name="_Toc176771358"/>
      <w:bookmarkStart w:id="69" w:name="_Toc201160818"/>
      <w:r w:rsidRPr="0027356D">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D76809">
        <w:rPr>
          <w:noProof/>
          <w:color w:val="auto"/>
        </w:rPr>
        <w:t>11</w:t>
      </w:r>
      <w:r w:rsidR="00E763F6">
        <w:rPr>
          <w:color w:val="auto"/>
        </w:rPr>
        <w:fldChar w:fldCharType="end"/>
      </w:r>
      <w:r w:rsidRPr="0027356D">
        <w:rPr>
          <w:color w:val="auto"/>
        </w:rPr>
        <w:t>: Ethernet Interface Pins</w:t>
      </w:r>
      <w:bookmarkEnd w:id="68"/>
      <w:bookmarkEnd w:id="69"/>
    </w:p>
    <w:tbl>
      <w:tblPr>
        <w:tblStyle w:val="TableGrid"/>
        <w:tblW w:w="0" w:type="auto"/>
        <w:tblInd w:w="1885" w:type="dxa"/>
        <w:tblLook w:val="04A0" w:firstRow="1" w:lastRow="0" w:firstColumn="1" w:lastColumn="0" w:noHBand="0" w:noVBand="1"/>
      </w:tblPr>
      <w:tblGrid>
        <w:gridCol w:w="3366"/>
        <w:gridCol w:w="3024"/>
      </w:tblGrid>
      <w:tr w:rsidR="0028794B" w14:paraId="570D49EC" w14:textId="77777777" w:rsidTr="000733DE">
        <w:trPr>
          <w:tblHeader/>
        </w:trPr>
        <w:tc>
          <w:tcPr>
            <w:tcW w:w="6390" w:type="dxa"/>
            <w:gridSpan w:val="2"/>
            <w:shd w:val="clear" w:color="auto" w:fill="1E1A33"/>
          </w:tcPr>
          <w:p w14:paraId="0667CC17" w14:textId="4F4A0A18" w:rsidR="0028794B" w:rsidRPr="000A062E" w:rsidRDefault="0028794B">
            <w:pPr>
              <w:rPr>
                <w:b/>
              </w:rPr>
            </w:pPr>
            <w:r w:rsidRPr="000A062E">
              <w:rPr>
                <w:b/>
              </w:rPr>
              <w:t>Ethernet Interfaces</w:t>
            </w:r>
          </w:p>
        </w:tc>
      </w:tr>
      <w:tr w:rsidR="0028794B" w14:paraId="079EC2AA" w14:textId="77777777">
        <w:tc>
          <w:tcPr>
            <w:tcW w:w="3366" w:type="dxa"/>
          </w:tcPr>
          <w:p w14:paraId="33D9CC16" w14:textId="7FA53F3F" w:rsidR="0028794B" w:rsidRDefault="0028794B">
            <w:r>
              <w:t>Ethernet 1 pins</w:t>
            </w:r>
          </w:p>
        </w:tc>
        <w:tc>
          <w:tcPr>
            <w:tcW w:w="3024" w:type="dxa"/>
            <w:vAlign w:val="center"/>
          </w:tcPr>
          <w:p w14:paraId="31B3AFF9" w14:textId="77777777" w:rsidR="0028794B" w:rsidRDefault="0028794B" w:rsidP="0028794B">
            <w:pPr>
              <w:jc w:val="center"/>
            </w:pPr>
            <w:r>
              <w:t>ETH1_MX1_P</w:t>
            </w:r>
          </w:p>
          <w:p w14:paraId="5572AB2A" w14:textId="77777777" w:rsidR="0028794B" w:rsidRDefault="0028794B" w:rsidP="0028794B">
            <w:pPr>
              <w:jc w:val="center"/>
            </w:pPr>
            <w:r>
              <w:t>ETH1_MX1_N</w:t>
            </w:r>
          </w:p>
          <w:p w14:paraId="2B1D3D94" w14:textId="77777777" w:rsidR="0028794B" w:rsidRDefault="0028794B" w:rsidP="0028794B">
            <w:pPr>
              <w:jc w:val="center"/>
            </w:pPr>
            <w:r>
              <w:t>ETH1_MX2_P</w:t>
            </w:r>
          </w:p>
          <w:p w14:paraId="1BD03002" w14:textId="77777777" w:rsidR="0028794B" w:rsidRDefault="0028794B" w:rsidP="0028794B">
            <w:pPr>
              <w:jc w:val="center"/>
            </w:pPr>
            <w:r>
              <w:t>ETH1_MX2_N</w:t>
            </w:r>
          </w:p>
          <w:p w14:paraId="1CCE7D04" w14:textId="77777777" w:rsidR="0028794B" w:rsidRDefault="0028794B" w:rsidP="0028794B">
            <w:pPr>
              <w:jc w:val="center"/>
            </w:pPr>
            <w:r>
              <w:t>ETH1_MX3_P</w:t>
            </w:r>
          </w:p>
          <w:p w14:paraId="389ED673" w14:textId="77777777" w:rsidR="0028794B" w:rsidRDefault="0028794B" w:rsidP="0028794B">
            <w:pPr>
              <w:jc w:val="center"/>
            </w:pPr>
            <w:r>
              <w:t>ETH1_MX3_N</w:t>
            </w:r>
          </w:p>
          <w:p w14:paraId="4095C501" w14:textId="77777777" w:rsidR="0028794B" w:rsidRDefault="0028794B" w:rsidP="0028794B">
            <w:pPr>
              <w:jc w:val="center"/>
            </w:pPr>
            <w:r>
              <w:t>ETH1_MX4_P</w:t>
            </w:r>
          </w:p>
          <w:p w14:paraId="45772A4E" w14:textId="4CB39F4A" w:rsidR="0028794B" w:rsidRDefault="0028794B" w:rsidP="0028794B">
            <w:pPr>
              <w:jc w:val="center"/>
            </w:pPr>
            <w:r>
              <w:t>ETH1_MX4_N</w:t>
            </w:r>
          </w:p>
        </w:tc>
      </w:tr>
      <w:tr w:rsidR="0028794B" w14:paraId="4E0596E1" w14:textId="77777777">
        <w:tc>
          <w:tcPr>
            <w:tcW w:w="3366" w:type="dxa"/>
          </w:tcPr>
          <w:p w14:paraId="709E9C71" w14:textId="21AA8EA8" w:rsidR="0028794B" w:rsidRDefault="0028794B">
            <w:r>
              <w:t>Ethernet 2 pins</w:t>
            </w:r>
          </w:p>
        </w:tc>
        <w:tc>
          <w:tcPr>
            <w:tcW w:w="3024" w:type="dxa"/>
          </w:tcPr>
          <w:p w14:paraId="234D206E" w14:textId="77777777" w:rsidR="0028794B" w:rsidRDefault="0028794B" w:rsidP="0028794B">
            <w:pPr>
              <w:jc w:val="center"/>
            </w:pPr>
            <w:r>
              <w:t>ETH2_MX1_P</w:t>
            </w:r>
          </w:p>
          <w:p w14:paraId="60E1D86E" w14:textId="77777777" w:rsidR="0028794B" w:rsidRDefault="0028794B" w:rsidP="0028794B">
            <w:pPr>
              <w:jc w:val="center"/>
            </w:pPr>
            <w:r>
              <w:t>ETH2_MX1_N</w:t>
            </w:r>
          </w:p>
          <w:p w14:paraId="5338D4D8" w14:textId="77777777" w:rsidR="0028794B" w:rsidRDefault="0028794B" w:rsidP="0028794B">
            <w:pPr>
              <w:jc w:val="center"/>
            </w:pPr>
            <w:r>
              <w:t>ETH2_MX2_P</w:t>
            </w:r>
          </w:p>
          <w:p w14:paraId="464A36FD" w14:textId="77777777" w:rsidR="0028794B" w:rsidRDefault="0028794B" w:rsidP="0028794B">
            <w:pPr>
              <w:jc w:val="center"/>
            </w:pPr>
            <w:r>
              <w:t>ETH2_MX2_N</w:t>
            </w:r>
          </w:p>
          <w:p w14:paraId="282C5D8E" w14:textId="77777777" w:rsidR="0028794B" w:rsidRDefault="0028794B" w:rsidP="0028794B">
            <w:pPr>
              <w:jc w:val="center"/>
            </w:pPr>
            <w:r>
              <w:t>ETH2_MX3_P</w:t>
            </w:r>
          </w:p>
          <w:p w14:paraId="490DDBAA" w14:textId="77777777" w:rsidR="0028794B" w:rsidRDefault="0028794B" w:rsidP="0028794B">
            <w:pPr>
              <w:jc w:val="center"/>
            </w:pPr>
            <w:r>
              <w:t>ETH2_MX3_N</w:t>
            </w:r>
          </w:p>
          <w:p w14:paraId="33B0E2BF" w14:textId="77777777" w:rsidR="0028794B" w:rsidRDefault="0028794B" w:rsidP="0028794B">
            <w:pPr>
              <w:jc w:val="center"/>
            </w:pPr>
            <w:r>
              <w:t>ETH2_MX4_P</w:t>
            </w:r>
          </w:p>
          <w:p w14:paraId="0FE48D18" w14:textId="23F798FF" w:rsidR="0028794B" w:rsidRDefault="0028794B" w:rsidP="0028794B">
            <w:pPr>
              <w:jc w:val="center"/>
            </w:pPr>
            <w:r>
              <w:t>ETH2_MX4_N</w:t>
            </w:r>
          </w:p>
        </w:tc>
      </w:tr>
      <w:tr w:rsidR="0028794B" w14:paraId="56E7D56E" w14:textId="77777777">
        <w:tc>
          <w:tcPr>
            <w:tcW w:w="3366" w:type="dxa"/>
          </w:tcPr>
          <w:p w14:paraId="477A0251" w14:textId="31EBFA14" w:rsidR="0028794B" w:rsidRDefault="0028794B">
            <w:r>
              <w:t>Ethernet standard</w:t>
            </w:r>
          </w:p>
        </w:tc>
        <w:tc>
          <w:tcPr>
            <w:tcW w:w="3024" w:type="dxa"/>
          </w:tcPr>
          <w:p w14:paraId="2EB7A954" w14:textId="00A51B8F" w:rsidR="0028794B" w:rsidRDefault="0028794B">
            <w:pPr>
              <w:jc w:val="center"/>
            </w:pPr>
            <w:r>
              <w:t>IEEE 80</w:t>
            </w:r>
            <w:r w:rsidR="00845E56">
              <w:t>2</w:t>
            </w:r>
            <w:r>
              <w:t>.</w:t>
            </w:r>
            <w:r w:rsidR="00845E56">
              <w:t>3</w:t>
            </w:r>
            <w:r>
              <w:t xml:space="preserve"> 1000BASE-T</w:t>
            </w:r>
          </w:p>
        </w:tc>
      </w:tr>
    </w:tbl>
    <w:p w14:paraId="2E34F5E2" w14:textId="77777777" w:rsidR="0028794B" w:rsidRPr="00456908" w:rsidRDefault="0028794B" w:rsidP="00C74A91"/>
    <w:p w14:paraId="7C243714" w14:textId="3C05D165" w:rsidR="00C74A91" w:rsidRPr="00456908" w:rsidRDefault="00C6400F" w:rsidP="00C74A91">
      <w:pPr>
        <w:pStyle w:val="Heading3"/>
        <w:numPr>
          <w:ilvl w:val="2"/>
          <w:numId w:val="25"/>
        </w:numPr>
        <w:ind w:left="1152"/>
      </w:pPr>
      <w:bookmarkStart w:id="70" w:name="_Toc201160790"/>
      <w:r>
        <w:t>PCIe</w:t>
      </w:r>
      <w:r w:rsidR="00FA497E">
        <w:t xml:space="preserve"> INTERACE</w:t>
      </w:r>
      <w:bookmarkEnd w:id="70"/>
    </w:p>
    <w:p w14:paraId="351AD244" w14:textId="66F756B6" w:rsidR="00007FC7" w:rsidRDefault="007D6235" w:rsidP="003367F5">
      <w:pPr>
        <w:jc w:val="both"/>
      </w:pPr>
      <w:r>
        <w:t xml:space="preserve">The </w:t>
      </w:r>
      <w:r w:rsidR="00990C99">
        <w:t xml:space="preserve">PCIe </w:t>
      </w:r>
      <w:r w:rsidR="00507C1D">
        <w:t xml:space="preserve">interface </w:t>
      </w:r>
      <w:r w:rsidR="00702280">
        <w:t xml:space="preserve">provides </w:t>
      </w:r>
      <w:r w:rsidR="00127F95">
        <w:t xml:space="preserve">an additional </w:t>
      </w:r>
      <w:r w:rsidR="00642390">
        <w:t xml:space="preserve">even higher </w:t>
      </w:r>
      <w:r w:rsidR="003726B1">
        <w:t xml:space="preserve">speed data interface </w:t>
      </w:r>
      <w:r w:rsidR="00CD3BC7">
        <w:t xml:space="preserve">for </w:t>
      </w:r>
      <w:r w:rsidR="00C3335C">
        <w:t xml:space="preserve">the </w:t>
      </w:r>
      <w:r w:rsidR="00CD3BC7">
        <w:t>F</w:t>
      </w:r>
      <w:r w:rsidR="00C3335C">
        <w:t>ARSIGHT payload</w:t>
      </w:r>
      <w:r w:rsidR="00CD3BC7">
        <w:t xml:space="preserve">. </w:t>
      </w:r>
      <w:r w:rsidR="00F23525">
        <w:t xml:space="preserve">FARSIGHT functions as a </w:t>
      </w:r>
      <w:r w:rsidR="000051AE">
        <w:t>“</w:t>
      </w:r>
      <w:r w:rsidR="00257B33">
        <w:t>PCIe x2 Gen2</w:t>
      </w:r>
      <w:r w:rsidR="00F23525">
        <w:t xml:space="preserve"> Endpoint</w:t>
      </w:r>
      <w:r w:rsidR="000051AE">
        <w:t>”</w:t>
      </w:r>
      <w:r w:rsidR="00F23525">
        <w:t>.</w:t>
      </w:r>
    </w:p>
    <w:p w14:paraId="21C1D1AE" w14:textId="77777777" w:rsidR="00530A63" w:rsidRDefault="00517F79" w:rsidP="003367F5">
      <w:pPr>
        <w:jc w:val="both"/>
      </w:pPr>
      <w:r>
        <w:t xml:space="preserve">Two </w:t>
      </w:r>
      <w:r w:rsidR="0035771D">
        <w:t xml:space="preserve">bidirectional </w:t>
      </w:r>
      <w:r w:rsidR="00A21CA3">
        <w:t>“SERDES” (serializer/</w:t>
      </w:r>
      <w:proofErr w:type="spellStart"/>
      <w:r w:rsidR="00A21CA3">
        <w:t>deserializer</w:t>
      </w:r>
      <w:proofErr w:type="spellEnd"/>
      <w:r w:rsidR="00A21CA3">
        <w:t>) ports</w:t>
      </w:r>
      <w:r w:rsidR="00D44BF0">
        <w:t xml:space="preserve"> </w:t>
      </w:r>
      <w:r w:rsidR="00D37BCD">
        <w:t xml:space="preserve">(a total of </w:t>
      </w:r>
      <w:r w:rsidR="009A29E6">
        <w:t xml:space="preserve">4 </w:t>
      </w:r>
      <w:r w:rsidR="00DC3442">
        <w:t>signal pairs</w:t>
      </w:r>
      <w:r w:rsidR="00D37BCD">
        <w:t xml:space="preserve">) </w:t>
      </w:r>
      <w:r w:rsidR="00D44BF0">
        <w:t>from the FPGA comprise the data link</w:t>
      </w:r>
      <w:r w:rsidR="000873C7">
        <w:t>s of the PCIe</w:t>
      </w:r>
      <w:r w:rsidR="00F917FC">
        <w:t xml:space="preserve">. </w:t>
      </w:r>
    </w:p>
    <w:p w14:paraId="41CA90B8" w14:textId="77777777" w:rsidR="00530A63" w:rsidRDefault="00F917FC" w:rsidP="003367F5">
      <w:pPr>
        <w:jc w:val="both"/>
      </w:pPr>
      <w:r>
        <w:t xml:space="preserve">An additional </w:t>
      </w:r>
      <w:r w:rsidR="001A551C">
        <w:t xml:space="preserve">SERDES pair </w:t>
      </w:r>
      <w:r w:rsidR="006E5D43">
        <w:t>is an optional reference clock input</w:t>
      </w:r>
      <w:r w:rsidR="00982C0E">
        <w:t xml:space="preserve"> to the FPGA</w:t>
      </w:r>
      <w:r w:rsidR="006E5D43">
        <w:t xml:space="preserve">. </w:t>
      </w:r>
    </w:p>
    <w:p w14:paraId="47180E40" w14:textId="58C4304E" w:rsidR="00290412" w:rsidRDefault="00E13E85" w:rsidP="00290412">
      <w:pPr>
        <w:jc w:val="both"/>
      </w:pPr>
      <w:r>
        <w:t xml:space="preserve">And furthermore, </w:t>
      </w:r>
      <w:r w:rsidR="00A00926">
        <w:t>the PCI</w:t>
      </w:r>
      <w:r w:rsidR="002067FF">
        <w:t xml:space="preserve">e Reset signal </w:t>
      </w:r>
      <w:r w:rsidR="00956239">
        <w:t xml:space="preserve">from the root complex </w:t>
      </w:r>
      <w:r w:rsidR="00F17510">
        <w:t>is al</w:t>
      </w:r>
      <w:r w:rsidR="00907EFB">
        <w:t xml:space="preserve">so an input </w:t>
      </w:r>
      <w:r w:rsidR="00B66E37">
        <w:t>to FARSIGHT</w:t>
      </w:r>
      <w:r w:rsidR="00290412">
        <w:t>.</w:t>
      </w:r>
      <w:r w:rsidR="000773A4">
        <w:t xml:space="preserve"> </w:t>
      </w:r>
      <w:r w:rsidR="00684395">
        <w:t>PCIE_</w:t>
      </w:r>
      <w:r w:rsidR="005A4017">
        <w:t>N</w:t>
      </w:r>
      <w:r w:rsidR="00684395">
        <w:t xml:space="preserve">RESET </w:t>
      </w:r>
      <w:r w:rsidR="00C51E27">
        <w:t xml:space="preserve">is electrically using a differential LVDS receiver, including </w:t>
      </w:r>
      <w:proofErr w:type="gramStart"/>
      <w:r w:rsidR="00C51E27">
        <w:t>100 ohm</w:t>
      </w:r>
      <w:proofErr w:type="gramEnd"/>
      <w:r w:rsidR="00C51E27">
        <w:t xml:space="preserve"> termination resistor</w:t>
      </w:r>
      <w:r w:rsidR="00D00989">
        <w:t>.</w:t>
      </w:r>
      <w:r w:rsidR="00E4235B">
        <w:t xml:space="preserve"> </w:t>
      </w:r>
      <w:r w:rsidR="00290412">
        <w:t xml:space="preserve">Logic </w:t>
      </w:r>
      <w:r w:rsidR="00483CDE">
        <w:t>low</w:t>
      </w:r>
      <w:r w:rsidR="00290412">
        <w:t xml:space="preserve"> (</w:t>
      </w:r>
      <w:r w:rsidR="00167344">
        <w:t>PCIE_</w:t>
      </w:r>
      <w:r w:rsidR="00483CDE">
        <w:t>N</w:t>
      </w:r>
      <w:r w:rsidR="00167344">
        <w:t>RESET</w:t>
      </w:r>
      <w:r w:rsidR="00290412">
        <w:t xml:space="preserve">_P </w:t>
      </w:r>
      <w:r w:rsidR="00483CDE">
        <w:t xml:space="preserve">low </w:t>
      </w:r>
      <w:r w:rsidR="00290412">
        <w:t xml:space="preserve">and </w:t>
      </w:r>
      <w:r w:rsidR="00167344">
        <w:t>PCIE_</w:t>
      </w:r>
      <w:r w:rsidR="00483CDE">
        <w:t>N</w:t>
      </w:r>
      <w:r w:rsidR="00167344">
        <w:t>RESET</w:t>
      </w:r>
      <w:r w:rsidR="00290412">
        <w:t xml:space="preserve">_N </w:t>
      </w:r>
      <w:r w:rsidR="00483CDE">
        <w:t>high</w:t>
      </w:r>
      <w:r w:rsidR="00290412">
        <w:t xml:space="preserve">) indicates an active </w:t>
      </w:r>
      <w:r w:rsidR="003F1FFE">
        <w:t xml:space="preserve">reset </w:t>
      </w:r>
      <w:r w:rsidR="00290412">
        <w:t xml:space="preserve">condition. </w:t>
      </w:r>
    </w:p>
    <w:p w14:paraId="5CAA3179" w14:textId="77777777" w:rsidR="00393D46" w:rsidRDefault="00393D46" w:rsidP="00290412">
      <w:pPr>
        <w:jc w:val="both"/>
      </w:pPr>
    </w:p>
    <w:p w14:paraId="06EBFB3B" w14:textId="77777777" w:rsidR="00393D46" w:rsidRDefault="00393D46" w:rsidP="00290412">
      <w:pPr>
        <w:jc w:val="both"/>
      </w:pPr>
    </w:p>
    <w:p w14:paraId="2666104D" w14:textId="77777777" w:rsidR="00393D46" w:rsidRDefault="00393D46" w:rsidP="00290412">
      <w:pPr>
        <w:jc w:val="both"/>
      </w:pPr>
    </w:p>
    <w:p w14:paraId="4CA91F2F" w14:textId="61016E0A" w:rsidR="0027356D" w:rsidRPr="0027356D" w:rsidRDefault="0027356D" w:rsidP="0027356D">
      <w:pPr>
        <w:pStyle w:val="Caption"/>
        <w:keepNext/>
        <w:spacing w:after="0"/>
        <w:jc w:val="center"/>
        <w:rPr>
          <w:color w:val="auto"/>
        </w:rPr>
      </w:pPr>
      <w:bookmarkStart w:id="71" w:name="_Toc176771359"/>
      <w:bookmarkStart w:id="72" w:name="_Toc201160819"/>
      <w:r w:rsidRPr="0027356D">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BF0CC6">
        <w:rPr>
          <w:noProof/>
          <w:color w:val="auto"/>
        </w:rPr>
        <w:t>12</w:t>
      </w:r>
      <w:r w:rsidR="00E763F6">
        <w:rPr>
          <w:color w:val="auto"/>
        </w:rPr>
        <w:fldChar w:fldCharType="end"/>
      </w:r>
      <w:r w:rsidRPr="0027356D">
        <w:rPr>
          <w:color w:val="auto"/>
        </w:rPr>
        <w:t xml:space="preserve">: High-Speed </w:t>
      </w:r>
      <w:r w:rsidR="003B6194">
        <w:rPr>
          <w:color w:val="auto"/>
        </w:rPr>
        <w:t>PCIe</w:t>
      </w:r>
      <w:r w:rsidRPr="0027356D">
        <w:rPr>
          <w:color w:val="auto"/>
        </w:rPr>
        <w:t xml:space="preserve"> Interface Pins</w:t>
      </w:r>
      <w:bookmarkEnd w:id="71"/>
      <w:bookmarkEnd w:id="72"/>
    </w:p>
    <w:tbl>
      <w:tblPr>
        <w:tblStyle w:val="TableGrid"/>
        <w:tblW w:w="0" w:type="auto"/>
        <w:tblInd w:w="1885" w:type="dxa"/>
        <w:tblLook w:val="04A0" w:firstRow="1" w:lastRow="0" w:firstColumn="1" w:lastColumn="0" w:noHBand="0" w:noVBand="1"/>
      </w:tblPr>
      <w:tblGrid>
        <w:gridCol w:w="3366"/>
        <w:gridCol w:w="3024"/>
      </w:tblGrid>
      <w:tr w:rsidR="00A82CD2" w14:paraId="2BA83D0A" w14:textId="77777777" w:rsidTr="00902A7A">
        <w:tc>
          <w:tcPr>
            <w:tcW w:w="6390" w:type="dxa"/>
            <w:gridSpan w:val="2"/>
            <w:shd w:val="clear" w:color="auto" w:fill="1E1A33"/>
          </w:tcPr>
          <w:p w14:paraId="11169D96" w14:textId="46FE74D5" w:rsidR="00A82CD2" w:rsidRPr="00902A7A" w:rsidRDefault="00A82CD2">
            <w:pPr>
              <w:rPr>
                <w:b/>
              </w:rPr>
            </w:pPr>
            <w:r w:rsidRPr="00902A7A">
              <w:rPr>
                <w:b/>
              </w:rPr>
              <w:t xml:space="preserve">High-speed </w:t>
            </w:r>
            <w:r w:rsidR="00660E88">
              <w:rPr>
                <w:b/>
              </w:rPr>
              <w:t>PCIe</w:t>
            </w:r>
            <w:r w:rsidRPr="00902A7A">
              <w:rPr>
                <w:b/>
              </w:rPr>
              <w:t xml:space="preserve"> </w:t>
            </w:r>
            <w:r w:rsidR="00D573C5">
              <w:rPr>
                <w:b/>
              </w:rPr>
              <w:t xml:space="preserve">SERDES </w:t>
            </w:r>
            <w:r w:rsidRPr="00902A7A">
              <w:rPr>
                <w:b/>
              </w:rPr>
              <w:t>interface</w:t>
            </w:r>
            <w:r w:rsidR="00D573C5">
              <w:rPr>
                <w:b/>
              </w:rPr>
              <w:t>s</w:t>
            </w:r>
          </w:p>
        </w:tc>
      </w:tr>
      <w:tr w:rsidR="00A82CD2" w14:paraId="596DC1E6" w14:textId="77777777">
        <w:tc>
          <w:tcPr>
            <w:tcW w:w="3366" w:type="dxa"/>
          </w:tcPr>
          <w:p w14:paraId="703A6F4A" w14:textId="12F57AF7" w:rsidR="00A82CD2" w:rsidRDefault="00704443">
            <w:r>
              <w:t xml:space="preserve">PCIe </w:t>
            </w:r>
            <w:r w:rsidR="0011347C">
              <w:t>lane 0</w:t>
            </w:r>
            <w:r w:rsidR="00DD6B18">
              <w:t>, input</w:t>
            </w:r>
            <w:r w:rsidR="0011347C">
              <w:t xml:space="preserve"> pins</w:t>
            </w:r>
          </w:p>
        </w:tc>
        <w:tc>
          <w:tcPr>
            <w:tcW w:w="3024" w:type="dxa"/>
            <w:vAlign w:val="center"/>
          </w:tcPr>
          <w:p w14:paraId="0B8E6948" w14:textId="77777777" w:rsidR="00B40405" w:rsidRDefault="00073AE2" w:rsidP="00B40405">
            <w:pPr>
              <w:jc w:val="center"/>
            </w:pPr>
            <w:r>
              <w:t>PCIE0_RX_P</w:t>
            </w:r>
          </w:p>
          <w:p w14:paraId="7D419E95" w14:textId="60C97B8E" w:rsidR="00073AE2" w:rsidRDefault="00073AE2" w:rsidP="00B40405">
            <w:pPr>
              <w:jc w:val="center"/>
            </w:pPr>
            <w:r>
              <w:t>PCIE0_RX_N</w:t>
            </w:r>
          </w:p>
        </w:tc>
      </w:tr>
      <w:tr w:rsidR="003F6D7E" w14:paraId="4B4F3A06" w14:textId="77777777">
        <w:tc>
          <w:tcPr>
            <w:tcW w:w="3366" w:type="dxa"/>
          </w:tcPr>
          <w:p w14:paraId="50A19508" w14:textId="038A8479" w:rsidR="003F6D7E" w:rsidRDefault="003F6D7E" w:rsidP="003F6D7E">
            <w:r>
              <w:t>PCIe lane 0, output pins</w:t>
            </w:r>
          </w:p>
        </w:tc>
        <w:tc>
          <w:tcPr>
            <w:tcW w:w="3024" w:type="dxa"/>
            <w:vAlign w:val="center"/>
          </w:tcPr>
          <w:p w14:paraId="6A40C39D" w14:textId="107D94FD" w:rsidR="003F6D7E" w:rsidRDefault="003F6D7E" w:rsidP="003F6D7E">
            <w:pPr>
              <w:jc w:val="center"/>
            </w:pPr>
            <w:r>
              <w:t>PCIE0_TX_P</w:t>
            </w:r>
          </w:p>
          <w:p w14:paraId="61DF3709" w14:textId="187578ED" w:rsidR="003F6D7E" w:rsidRDefault="003F6D7E" w:rsidP="003F6D7E">
            <w:pPr>
              <w:jc w:val="center"/>
            </w:pPr>
            <w:r>
              <w:t>PCIE0_TX_N</w:t>
            </w:r>
          </w:p>
        </w:tc>
      </w:tr>
      <w:tr w:rsidR="003F6D7E" w14:paraId="5AC9E902" w14:textId="77777777">
        <w:tc>
          <w:tcPr>
            <w:tcW w:w="3366" w:type="dxa"/>
          </w:tcPr>
          <w:p w14:paraId="2BCC2151" w14:textId="755E7376" w:rsidR="003F6D7E" w:rsidRDefault="003F6D7E" w:rsidP="003F6D7E">
            <w:r>
              <w:t>PCIe lane 1, input pins</w:t>
            </w:r>
          </w:p>
        </w:tc>
        <w:tc>
          <w:tcPr>
            <w:tcW w:w="3024" w:type="dxa"/>
            <w:vAlign w:val="center"/>
          </w:tcPr>
          <w:p w14:paraId="5DF14E55" w14:textId="44050409" w:rsidR="003F6D7E" w:rsidRDefault="003F6D7E" w:rsidP="003F6D7E">
            <w:pPr>
              <w:jc w:val="center"/>
            </w:pPr>
            <w:r>
              <w:t>PCIE1_RX_P</w:t>
            </w:r>
          </w:p>
          <w:p w14:paraId="5126DBC5" w14:textId="21879C2B" w:rsidR="003F6D7E" w:rsidRDefault="003F6D7E" w:rsidP="003F6D7E">
            <w:pPr>
              <w:jc w:val="center"/>
            </w:pPr>
            <w:r>
              <w:t>PCIE1_RX_N</w:t>
            </w:r>
          </w:p>
        </w:tc>
      </w:tr>
      <w:tr w:rsidR="003F6D7E" w14:paraId="015F6234" w14:textId="77777777">
        <w:tc>
          <w:tcPr>
            <w:tcW w:w="3366" w:type="dxa"/>
          </w:tcPr>
          <w:p w14:paraId="7B61168E" w14:textId="3024DA65" w:rsidR="003F6D7E" w:rsidRDefault="003F6D7E" w:rsidP="003F6D7E">
            <w:r>
              <w:t>PCIe lane 1, output pins</w:t>
            </w:r>
          </w:p>
        </w:tc>
        <w:tc>
          <w:tcPr>
            <w:tcW w:w="3024" w:type="dxa"/>
            <w:vAlign w:val="center"/>
          </w:tcPr>
          <w:p w14:paraId="3696B352" w14:textId="1E761A44" w:rsidR="003F6D7E" w:rsidRDefault="003F6D7E" w:rsidP="003F6D7E">
            <w:pPr>
              <w:jc w:val="center"/>
            </w:pPr>
            <w:r>
              <w:t>PCIE1_TX_P</w:t>
            </w:r>
          </w:p>
          <w:p w14:paraId="56AB36BA" w14:textId="5AAA4E90" w:rsidR="003F6D7E" w:rsidRDefault="003F6D7E" w:rsidP="003F6D7E">
            <w:pPr>
              <w:jc w:val="center"/>
            </w:pPr>
            <w:r>
              <w:t>PCIE1_TX_N</w:t>
            </w:r>
          </w:p>
        </w:tc>
      </w:tr>
      <w:tr w:rsidR="003F6D7E" w14:paraId="32B699B1" w14:textId="77777777">
        <w:tc>
          <w:tcPr>
            <w:tcW w:w="3366" w:type="dxa"/>
          </w:tcPr>
          <w:p w14:paraId="254707DC" w14:textId="4217D2CA" w:rsidR="003F6D7E" w:rsidRDefault="003F6D7E" w:rsidP="003F6D7E">
            <w:r>
              <w:t xml:space="preserve">PCIe </w:t>
            </w:r>
            <w:r w:rsidR="006141D3">
              <w:t>Reference clock input</w:t>
            </w:r>
            <w:r>
              <w:t xml:space="preserve"> pins</w:t>
            </w:r>
          </w:p>
        </w:tc>
        <w:tc>
          <w:tcPr>
            <w:tcW w:w="3024" w:type="dxa"/>
            <w:vAlign w:val="center"/>
          </w:tcPr>
          <w:p w14:paraId="7F4FF74E" w14:textId="69E9631D" w:rsidR="003F6D7E" w:rsidRDefault="003F6D7E" w:rsidP="003F6D7E">
            <w:pPr>
              <w:jc w:val="center"/>
            </w:pPr>
            <w:r>
              <w:t>PCIE_</w:t>
            </w:r>
            <w:r w:rsidR="006141D3">
              <w:t>REF_CLK</w:t>
            </w:r>
            <w:r>
              <w:t>_P</w:t>
            </w:r>
          </w:p>
          <w:p w14:paraId="31054862" w14:textId="5D1CB24F" w:rsidR="003F6D7E" w:rsidRDefault="003F6D7E" w:rsidP="003F6D7E">
            <w:pPr>
              <w:jc w:val="center"/>
            </w:pPr>
            <w:r>
              <w:t>PCIE</w:t>
            </w:r>
            <w:r w:rsidR="006141D3">
              <w:t>_REF_CLK</w:t>
            </w:r>
            <w:r>
              <w:t>_N</w:t>
            </w:r>
          </w:p>
        </w:tc>
      </w:tr>
      <w:tr w:rsidR="006D209D" w14:paraId="56789337" w14:textId="77777777">
        <w:tc>
          <w:tcPr>
            <w:tcW w:w="3366" w:type="dxa"/>
          </w:tcPr>
          <w:p w14:paraId="3F17FA21" w14:textId="3AC2C7FD" w:rsidR="006D209D" w:rsidRDefault="006D209D" w:rsidP="006D209D">
            <w:r>
              <w:t>Electrical Signaling standard</w:t>
            </w:r>
          </w:p>
        </w:tc>
        <w:tc>
          <w:tcPr>
            <w:tcW w:w="3024" w:type="dxa"/>
            <w:vAlign w:val="center"/>
          </w:tcPr>
          <w:p w14:paraId="15E39284" w14:textId="052340FE" w:rsidR="006D209D" w:rsidRDefault="006D209D" w:rsidP="006D209D">
            <w:pPr>
              <w:jc w:val="center"/>
            </w:pPr>
            <w:r>
              <w:t xml:space="preserve">“SerDes” </w:t>
            </w:r>
            <w:r w:rsidRPr="00F727A1">
              <w:t>TIA/EIA-644</w:t>
            </w:r>
          </w:p>
        </w:tc>
      </w:tr>
      <w:tr w:rsidR="006D209D" w14:paraId="35F4FD78" w14:textId="77777777">
        <w:tc>
          <w:tcPr>
            <w:tcW w:w="3366" w:type="dxa"/>
          </w:tcPr>
          <w:p w14:paraId="17759064" w14:textId="3C890F88" w:rsidR="006D209D" w:rsidRDefault="006D209D" w:rsidP="006D209D">
            <w:r>
              <w:t>Termination resistance</w:t>
            </w:r>
          </w:p>
        </w:tc>
        <w:tc>
          <w:tcPr>
            <w:tcW w:w="3024" w:type="dxa"/>
            <w:vAlign w:val="center"/>
          </w:tcPr>
          <w:p w14:paraId="1430FA0A" w14:textId="3080EC92" w:rsidR="006D209D" w:rsidRDefault="006D209D" w:rsidP="006D209D">
            <w:pPr>
              <w:jc w:val="center"/>
            </w:pPr>
            <w:r>
              <w:t>On-chip termination</w:t>
            </w:r>
          </w:p>
        </w:tc>
      </w:tr>
    </w:tbl>
    <w:p w14:paraId="168DBB5D" w14:textId="77777777" w:rsidR="00A82CD2" w:rsidRDefault="00A82CD2" w:rsidP="00C74A91"/>
    <w:p w14:paraId="29753EAA" w14:textId="34B9044A" w:rsidR="00D573C5" w:rsidRPr="0027356D" w:rsidRDefault="00D573C5" w:rsidP="00D573C5">
      <w:pPr>
        <w:pStyle w:val="Caption"/>
        <w:keepNext/>
        <w:spacing w:after="0"/>
        <w:jc w:val="center"/>
        <w:rPr>
          <w:color w:val="auto"/>
        </w:rPr>
      </w:pPr>
      <w:bookmarkStart w:id="73" w:name="_Toc201160820"/>
      <w:r w:rsidRPr="0027356D">
        <w:rPr>
          <w:color w:val="auto"/>
        </w:rPr>
        <w:t xml:space="preserve">Table </w:t>
      </w:r>
      <w:r>
        <w:rPr>
          <w:color w:val="auto"/>
        </w:rPr>
        <w:fldChar w:fldCharType="begin"/>
      </w:r>
      <w:r>
        <w:rPr>
          <w:color w:val="auto"/>
        </w:rPr>
        <w:instrText xml:space="preserve"> STYLEREF 1 \s </w:instrText>
      </w:r>
      <w:r>
        <w:rPr>
          <w:color w:val="auto"/>
        </w:rPr>
        <w:fldChar w:fldCharType="separate"/>
      </w:r>
      <w:r>
        <w:rPr>
          <w:noProof/>
          <w:color w:val="auto"/>
        </w:rPr>
        <w:t>4</w:t>
      </w:r>
      <w:r>
        <w:rPr>
          <w:color w:val="auto"/>
        </w:rPr>
        <w:fldChar w:fldCharType="end"/>
      </w:r>
      <w:r>
        <w:rPr>
          <w:color w:val="auto"/>
        </w:rPr>
        <w:noBreakHyphen/>
      </w:r>
      <w:r>
        <w:rPr>
          <w:color w:val="auto"/>
        </w:rPr>
        <w:fldChar w:fldCharType="begin"/>
      </w:r>
      <w:r>
        <w:rPr>
          <w:color w:val="auto"/>
        </w:rPr>
        <w:instrText xml:space="preserve"> SEQ Table \* ARABIC \s 1 </w:instrText>
      </w:r>
      <w:r>
        <w:rPr>
          <w:color w:val="auto"/>
        </w:rPr>
        <w:fldChar w:fldCharType="separate"/>
      </w:r>
      <w:r w:rsidR="00BF0CC6">
        <w:rPr>
          <w:noProof/>
          <w:color w:val="auto"/>
        </w:rPr>
        <w:t>13</w:t>
      </w:r>
      <w:r>
        <w:rPr>
          <w:color w:val="auto"/>
        </w:rPr>
        <w:fldChar w:fldCharType="end"/>
      </w:r>
      <w:r w:rsidRPr="0027356D">
        <w:rPr>
          <w:color w:val="auto"/>
        </w:rPr>
        <w:t xml:space="preserve">: High-Speed </w:t>
      </w:r>
      <w:r>
        <w:rPr>
          <w:color w:val="auto"/>
        </w:rPr>
        <w:t>PCIe</w:t>
      </w:r>
      <w:r w:rsidRPr="0027356D">
        <w:rPr>
          <w:color w:val="auto"/>
        </w:rPr>
        <w:t xml:space="preserve"> Interface Pins</w:t>
      </w:r>
      <w:bookmarkEnd w:id="73"/>
    </w:p>
    <w:tbl>
      <w:tblPr>
        <w:tblStyle w:val="TableGrid"/>
        <w:tblW w:w="0" w:type="auto"/>
        <w:tblInd w:w="1885" w:type="dxa"/>
        <w:tblLook w:val="04A0" w:firstRow="1" w:lastRow="0" w:firstColumn="1" w:lastColumn="0" w:noHBand="0" w:noVBand="1"/>
      </w:tblPr>
      <w:tblGrid>
        <w:gridCol w:w="3366"/>
        <w:gridCol w:w="3024"/>
      </w:tblGrid>
      <w:tr w:rsidR="00D573C5" w14:paraId="02E2BA8A" w14:textId="77777777">
        <w:tc>
          <w:tcPr>
            <w:tcW w:w="6390" w:type="dxa"/>
            <w:gridSpan w:val="2"/>
            <w:shd w:val="clear" w:color="auto" w:fill="1E1A33"/>
          </w:tcPr>
          <w:p w14:paraId="11F1C36C" w14:textId="77777777" w:rsidR="00D573C5" w:rsidRPr="00902A7A" w:rsidRDefault="00D573C5">
            <w:pPr>
              <w:rPr>
                <w:b/>
              </w:rPr>
            </w:pPr>
            <w:r w:rsidRPr="00902A7A">
              <w:rPr>
                <w:b/>
              </w:rPr>
              <w:t xml:space="preserve">High-speed </w:t>
            </w:r>
            <w:r>
              <w:rPr>
                <w:b/>
              </w:rPr>
              <w:t>PCIe</w:t>
            </w:r>
            <w:r w:rsidRPr="00902A7A">
              <w:rPr>
                <w:b/>
              </w:rPr>
              <w:t xml:space="preserve"> </w:t>
            </w:r>
            <w:r>
              <w:rPr>
                <w:b/>
              </w:rPr>
              <w:t xml:space="preserve">SERDES </w:t>
            </w:r>
            <w:r w:rsidRPr="00902A7A">
              <w:rPr>
                <w:b/>
              </w:rPr>
              <w:t>interface</w:t>
            </w:r>
            <w:r>
              <w:rPr>
                <w:b/>
              </w:rPr>
              <w:t>s</w:t>
            </w:r>
          </w:p>
        </w:tc>
      </w:tr>
      <w:tr w:rsidR="00D573C5" w14:paraId="10301C16" w14:textId="77777777">
        <w:tc>
          <w:tcPr>
            <w:tcW w:w="3366" w:type="dxa"/>
          </w:tcPr>
          <w:p w14:paraId="6893E3A1" w14:textId="77777777" w:rsidR="00D573C5" w:rsidRDefault="00D573C5">
            <w:r>
              <w:t>PCIe Reset input pins</w:t>
            </w:r>
          </w:p>
        </w:tc>
        <w:tc>
          <w:tcPr>
            <w:tcW w:w="3024" w:type="dxa"/>
          </w:tcPr>
          <w:p w14:paraId="0C907C1F" w14:textId="77777777" w:rsidR="00D573C5" w:rsidRDefault="00D573C5">
            <w:pPr>
              <w:jc w:val="center"/>
            </w:pPr>
            <w:r>
              <w:t>PCI_NRESET_P</w:t>
            </w:r>
          </w:p>
          <w:p w14:paraId="1DF66291" w14:textId="77777777" w:rsidR="00D573C5" w:rsidRDefault="00D573C5">
            <w:pPr>
              <w:jc w:val="center"/>
            </w:pPr>
            <w:r>
              <w:t>PCI_NRESET_N</w:t>
            </w:r>
          </w:p>
        </w:tc>
      </w:tr>
      <w:tr w:rsidR="00475218" w14:paraId="5DC94CE0" w14:textId="77777777">
        <w:tc>
          <w:tcPr>
            <w:tcW w:w="3366" w:type="dxa"/>
          </w:tcPr>
          <w:p w14:paraId="3491B011" w14:textId="7317FE34" w:rsidR="00475218" w:rsidRDefault="00475218" w:rsidP="00475218">
            <w:r>
              <w:t>Electrical Signaling standard</w:t>
            </w:r>
          </w:p>
        </w:tc>
        <w:tc>
          <w:tcPr>
            <w:tcW w:w="3024" w:type="dxa"/>
          </w:tcPr>
          <w:p w14:paraId="541C53D7" w14:textId="6879924E" w:rsidR="00475218" w:rsidRDefault="00127064" w:rsidP="00475218">
            <w:pPr>
              <w:jc w:val="center"/>
            </w:pPr>
            <w:r>
              <w:t xml:space="preserve">LVDS </w:t>
            </w:r>
            <w:r w:rsidR="00475218" w:rsidRPr="00F727A1">
              <w:t>TIA/EIA-644</w:t>
            </w:r>
          </w:p>
        </w:tc>
      </w:tr>
      <w:tr w:rsidR="00475218" w14:paraId="3880223E" w14:textId="77777777">
        <w:tc>
          <w:tcPr>
            <w:tcW w:w="3366" w:type="dxa"/>
          </w:tcPr>
          <w:p w14:paraId="77F534AC" w14:textId="26AE784C" w:rsidR="00475218" w:rsidRDefault="00475218" w:rsidP="00475218">
            <w:r>
              <w:t>Termination resistance</w:t>
            </w:r>
          </w:p>
        </w:tc>
        <w:tc>
          <w:tcPr>
            <w:tcW w:w="3024" w:type="dxa"/>
          </w:tcPr>
          <w:p w14:paraId="14F28FB7" w14:textId="0E49B1F0" w:rsidR="00475218" w:rsidRPr="00F727A1" w:rsidRDefault="00475218" w:rsidP="00475218">
            <w:pPr>
              <w:jc w:val="center"/>
            </w:pPr>
            <w:r>
              <w:t xml:space="preserve">100 </w:t>
            </w:r>
            <w:proofErr w:type="gramStart"/>
            <w:r>
              <w:t>ohm</w:t>
            </w:r>
            <w:proofErr w:type="gramEnd"/>
          </w:p>
        </w:tc>
      </w:tr>
    </w:tbl>
    <w:p w14:paraId="3FC2A65E" w14:textId="77777777" w:rsidR="00D573C5" w:rsidRDefault="00D573C5" w:rsidP="00C74A91"/>
    <w:p w14:paraId="0E68189E" w14:textId="4B8A9236" w:rsidR="00C74A91" w:rsidRDefault="000F7218" w:rsidP="003367F5">
      <w:pPr>
        <w:jc w:val="both"/>
      </w:pPr>
      <w:r>
        <w:t>Since these signals are terminated in the FPGA inside FARSIGHT, it is possible to implement other serial protocols if needed in the future</w:t>
      </w:r>
      <w:r w:rsidR="00C77B21">
        <w:t>. Some other possible protocols</w:t>
      </w:r>
      <w:r w:rsidR="00C74A91">
        <w:t>:</w:t>
      </w:r>
    </w:p>
    <w:p w14:paraId="4A852F47" w14:textId="4724E425" w:rsidR="00C74A91" w:rsidRDefault="00C77B21" w:rsidP="00C74A91">
      <w:pPr>
        <w:pStyle w:val="ListParagraph"/>
        <w:numPr>
          <w:ilvl w:val="0"/>
          <w:numId w:val="26"/>
        </w:numPr>
      </w:pPr>
      <w:r>
        <w:t>A</w:t>
      </w:r>
      <w:r w:rsidR="00C64422">
        <w:t>urora</w:t>
      </w:r>
    </w:p>
    <w:p w14:paraId="61C1744D" w14:textId="14224C3B" w:rsidR="00C64422" w:rsidRDefault="00C64422" w:rsidP="00C74A91">
      <w:pPr>
        <w:pStyle w:val="ListParagraph"/>
        <w:numPr>
          <w:ilvl w:val="0"/>
          <w:numId w:val="26"/>
        </w:numPr>
      </w:pPr>
      <w:proofErr w:type="spellStart"/>
      <w:r>
        <w:t>Light</w:t>
      </w:r>
      <w:r w:rsidR="00BD20AC">
        <w:t>Fast</w:t>
      </w:r>
      <w:proofErr w:type="spellEnd"/>
    </w:p>
    <w:p w14:paraId="72739460" w14:textId="77777777" w:rsidR="00C74A91" w:rsidRDefault="00C74A91" w:rsidP="00C74A91">
      <w:pPr>
        <w:pStyle w:val="ListParagraph"/>
        <w:numPr>
          <w:ilvl w:val="0"/>
          <w:numId w:val="26"/>
        </w:numPr>
      </w:pPr>
      <w:r>
        <w:t>10GBASE-KR/R</w:t>
      </w:r>
    </w:p>
    <w:p w14:paraId="20F7649B" w14:textId="069EF3B7" w:rsidR="00C74A91" w:rsidRDefault="00C74A91" w:rsidP="00C74A91">
      <w:pPr>
        <w:pStyle w:val="ListParagraph"/>
        <w:numPr>
          <w:ilvl w:val="0"/>
          <w:numId w:val="26"/>
        </w:numPr>
      </w:pPr>
      <w:r w:rsidRPr="003E356A">
        <w:t>SATA</w:t>
      </w:r>
    </w:p>
    <w:p w14:paraId="22B03536" w14:textId="77777777" w:rsidR="007F1954" w:rsidRPr="007424EF" w:rsidRDefault="007F1954" w:rsidP="007F1954">
      <w:pPr>
        <w:pStyle w:val="ListParagraph"/>
      </w:pPr>
    </w:p>
    <w:p w14:paraId="4DDB48E7" w14:textId="51FD92B2" w:rsidR="00C74A91" w:rsidRPr="00456908" w:rsidRDefault="00883AA4" w:rsidP="00C74A91">
      <w:pPr>
        <w:pStyle w:val="Heading3"/>
        <w:numPr>
          <w:ilvl w:val="2"/>
          <w:numId w:val="25"/>
        </w:numPr>
        <w:ind w:left="1152"/>
      </w:pPr>
      <w:bookmarkStart w:id="74" w:name="_Toc201160791"/>
      <w:bookmarkEnd w:id="33"/>
      <w:r>
        <w:t>HEATER AND THERMISTOR INTERFACE</w:t>
      </w:r>
      <w:bookmarkEnd w:id="74"/>
    </w:p>
    <w:p w14:paraId="36BD6EE4" w14:textId="2A9727E0" w:rsidR="001A7F7F" w:rsidRDefault="00C74A91" w:rsidP="003367F5">
      <w:pPr>
        <w:jc w:val="both"/>
      </w:pPr>
      <w:r>
        <w:t xml:space="preserve">FARSIGHT </w:t>
      </w:r>
      <w:r w:rsidR="00A510D6">
        <w:t xml:space="preserve">has </w:t>
      </w:r>
      <w:r w:rsidR="00FC7B22">
        <w:t xml:space="preserve">internal heaters and internal </w:t>
      </w:r>
      <w:r w:rsidR="00DE06DD">
        <w:t xml:space="preserve">thermistors </w:t>
      </w:r>
      <w:r w:rsidR="00B257F3">
        <w:t xml:space="preserve">mounted </w:t>
      </w:r>
      <w:r w:rsidR="00FA67F9">
        <w:t>on the telescope structure</w:t>
      </w:r>
      <w:r w:rsidR="0077733B">
        <w:t xml:space="preserve"> and the </w:t>
      </w:r>
      <w:r w:rsidR="003F1CCC">
        <w:t>Focal Pla</w:t>
      </w:r>
      <w:r w:rsidR="007D22F2">
        <w:t>ne Printed Circuit Board (PCB)</w:t>
      </w:r>
      <w:r w:rsidR="00FA67F9">
        <w:t xml:space="preserve">. </w:t>
      </w:r>
      <w:r w:rsidR="0077733B">
        <w:t xml:space="preserve">These are all made </w:t>
      </w:r>
      <w:r w:rsidR="00F81DC0">
        <w:t xml:space="preserve">available </w:t>
      </w:r>
      <w:r w:rsidR="0065196A">
        <w:t xml:space="preserve">for </w:t>
      </w:r>
      <w:r w:rsidR="00050C55">
        <w:t xml:space="preserve">external </w:t>
      </w:r>
      <w:r w:rsidR="0065196A">
        <w:t>thermal management</w:t>
      </w:r>
      <w:r w:rsidR="003C20A5">
        <w:t xml:space="preserve"> </w:t>
      </w:r>
      <w:r w:rsidR="00757222">
        <w:t xml:space="preserve">from the host </w:t>
      </w:r>
      <w:r w:rsidR="00BE0CF8">
        <w:t xml:space="preserve">vehicle bus. </w:t>
      </w:r>
    </w:p>
    <w:p w14:paraId="44A4E44E" w14:textId="5D6B0433" w:rsidR="00C74A91" w:rsidRDefault="00BD4006" w:rsidP="003367F5">
      <w:pPr>
        <w:jc w:val="both"/>
      </w:pPr>
      <w:r>
        <w:t xml:space="preserve">The </w:t>
      </w:r>
      <w:r w:rsidR="00C74A91">
        <w:t xml:space="preserve">Heater and Thermistor parameters </w:t>
      </w:r>
      <w:r>
        <w:t xml:space="preserve">for the </w:t>
      </w:r>
      <w:r w:rsidR="003F1CCC">
        <w:t>Focal Plane PCB</w:t>
      </w:r>
      <w:r>
        <w:t xml:space="preserve"> thermal management </w:t>
      </w:r>
      <w:r w:rsidR="00ED11D7">
        <w:t>are</w:t>
      </w:r>
      <w:r>
        <w:t xml:space="preserve"> </w:t>
      </w:r>
      <w:r w:rsidR="00C74A91">
        <w:t>given in table below:</w:t>
      </w:r>
    </w:p>
    <w:p w14:paraId="2BD2C52B" w14:textId="540147F3" w:rsidR="009743AB" w:rsidRPr="009743AB" w:rsidRDefault="00BF0CC6" w:rsidP="009743AB">
      <w:pPr>
        <w:pStyle w:val="Caption"/>
        <w:keepNext/>
        <w:spacing w:after="0"/>
        <w:jc w:val="center"/>
        <w:rPr>
          <w:color w:val="auto"/>
        </w:rPr>
      </w:pPr>
      <w:bookmarkStart w:id="75" w:name="_Toc201160821"/>
      <w:r w:rsidRPr="0027356D">
        <w:rPr>
          <w:color w:val="auto"/>
        </w:rPr>
        <w:t xml:space="preserve">Table </w:t>
      </w:r>
      <w:r>
        <w:rPr>
          <w:color w:val="auto"/>
        </w:rPr>
        <w:fldChar w:fldCharType="begin"/>
      </w:r>
      <w:r>
        <w:rPr>
          <w:color w:val="auto"/>
        </w:rPr>
        <w:instrText xml:space="preserve"> STYLEREF 1 \s </w:instrText>
      </w:r>
      <w:r>
        <w:rPr>
          <w:color w:val="auto"/>
        </w:rPr>
        <w:fldChar w:fldCharType="separate"/>
      </w:r>
      <w:r w:rsidR="00856780">
        <w:rPr>
          <w:noProof/>
          <w:color w:val="auto"/>
        </w:rPr>
        <w:t>4</w:t>
      </w:r>
      <w:r>
        <w:rPr>
          <w:color w:val="auto"/>
        </w:rPr>
        <w:fldChar w:fldCharType="end"/>
      </w:r>
      <w:r>
        <w:rPr>
          <w:color w:val="auto"/>
        </w:rPr>
        <w:noBreakHyphen/>
      </w:r>
      <w:r>
        <w:rPr>
          <w:color w:val="auto"/>
        </w:rPr>
        <w:fldChar w:fldCharType="begin"/>
      </w:r>
      <w:r>
        <w:rPr>
          <w:color w:val="auto"/>
        </w:rPr>
        <w:instrText xml:space="preserve"> SEQ Table \* ARABIC \s 1 </w:instrText>
      </w:r>
      <w:r>
        <w:rPr>
          <w:color w:val="auto"/>
        </w:rPr>
        <w:fldChar w:fldCharType="separate"/>
      </w:r>
      <w:r w:rsidR="00856780">
        <w:rPr>
          <w:noProof/>
          <w:color w:val="auto"/>
        </w:rPr>
        <w:t>14</w:t>
      </w:r>
      <w:r>
        <w:rPr>
          <w:color w:val="auto"/>
        </w:rPr>
        <w:fldChar w:fldCharType="end"/>
      </w:r>
      <w:r w:rsidRPr="0027356D">
        <w:rPr>
          <w:color w:val="auto"/>
        </w:rPr>
        <w:t>:</w:t>
      </w:r>
      <w:r w:rsidR="009743AB" w:rsidRPr="0027356D">
        <w:rPr>
          <w:color w:val="auto"/>
        </w:rPr>
        <w:t xml:space="preserve"> </w:t>
      </w:r>
      <w:r w:rsidR="00AC5EA7">
        <w:rPr>
          <w:color w:val="auto"/>
        </w:rPr>
        <w:t>Focal Plane PCB</w:t>
      </w:r>
      <w:r w:rsidR="00BD4006">
        <w:rPr>
          <w:color w:val="auto"/>
        </w:rPr>
        <w:t xml:space="preserve"> </w:t>
      </w:r>
      <w:r w:rsidR="009743AB">
        <w:rPr>
          <w:color w:val="auto"/>
        </w:rPr>
        <w:t>Heater</w:t>
      </w:r>
      <w:r w:rsidR="0045254D">
        <w:rPr>
          <w:color w:val="auto"/>
        </w:rPr>
        <w:t xml:space="preserve"> </w:t>
      </w:r>
      <w:r w:rsidR="009743AB" w:rsidRPr="0027356D">
        <w:rPr>
          <w:color w:val="auto"/>
        </w:rPr>
        <w:t>Interface Pins</w:t>
      </w:r>
      <w:bookmarkEnd w:id="75"/>
    </w:p>
    <w:tbl>
      <w:tblPr>
        <w:tblStyle w:val="TableGrid"/>
        <w:tblW w:w="0" w:type="auto"/>
        <w:tblInd w:w="1885" w:type="dxa"/>
        <w:tblLook w:val="04A0" w:firstRow="1" w:lastRow="0" w:firstColumn="1" w:lastColumn="0" w:noHBand="0" w:noVBand="1"/>
      </w:tblPr>
      <w:tblGrid>
        <w:gridCol w:w="3366"/>
        <w:gridCol w:w="3024"/>
      </w:tblGrid>
      <w:tr w:rsidR="00C74A91" w14:paraId="531CCED9" w14:textId="77777777" w:rsidTr="000A062E">
        <w:tc>
          <w:tcPr>
            <w:tcW w:w="6390" w:type="dxa"/>
            <w:gridSpan w:val="2"/>
            <w:shd w:val="clear" w:color="auto" w:fill="1E1A33"/>
          </w:tcPr>
          <w:p w14:paraId="04D74FCB" w14:textId="0432C3A0" w:rsidR="00C74A91" w:rsidRPr="000A062E" w:rsidRDefault="00684A10">
            <w:pPr>
              <w:rPr>
                <w:b/>
              </w:rPr>
            </w:pPr>
            <w:r>
              <w:rPr>
                <w:b/>
              </w:rPr>
              <w:t xml:space="preserve">Focal Plane </w:t>
            </w:r>
            <w:r w:rsidR="00C74A91" w:rsidRPr="000A062E">
              <w:rPr>
                <w:b/>
              </w:rPr>
              <w:t>Heater</w:t>
            </w:r>
          </w:p>
        </w:tc>
      </w:tr>
      <w:tr w:rsidR="00C74A91" w14:paraId="568AC596" w14:textId="77777777">
        <w:tc>
          <w:tcPr>
            <w:tcW w:w="3366" w:type="dxa"/>
          </w:tcPr>
          <w:p w14:paraId="13384C34" w14:textId="70C7096B" w:rsidR="00C74A91" w:rsidRDefault="003E0CB9">
            <w:r>
              <w:t>Pins</w:t>
            </w:r>
          </w:p>
        </w:tc>
        <w:tc>
          <w:tcPr>
            <w:tcW w:w="3024" w:type="dxa"/>
          </w:tcPr>
          <w:p w14:paraId="7CD45881" w14:textId="0D19BFC1" w:rsidR="003E0CB9" w:rsidRDefault="001D2A3F" w:rsidP="003E0CB9">
            <w:pPr>
              <w:jc w:val="center"/>
            </w:pPr>
            <w:r>
              <w:t>IMX_HEATER</w:t>
            </w:r>
            <w:r w:rsidR="003E0CB9">
              <w:t>_P</w:t>
            </w:r>
          </w:p>
          <w:p w14:paraId="71D0138C" w14:textId="49D4DE7A" w:rsidR="00C74A91" w:rsidRDefault="001D2A3F" w:rsidP="003752FC">
            <w:pPr>
              <w:jc w:val="center"/>
            </w:pPr>
            <w:r>
              <w:t>IMX_HEATER</w:t>
            </w:r>
            <w:r w:rsidR="003E0CB9">
              <w:t>_N</w:t>
            </w:r>
          </w:p>
        </w:tc>
      </w:tr>
      <w:tr w:rsidR="003E0CB9" w14:paraId="44C65F46" w14:textId="77777777">
        <w:tc>
          <w:tcPr>
            <w:tcW w:w="3366" w:type="dxa"/>
          </w:tcPr>
          <w:p w14:paraId="099D5ACC" w14:textId="2C21746C" w:rsidR="003E0CB9" w:rsidRDefault="003E0CB9" w:rsidP="003E0CB9">
            <w:r>
              <w:t>Voltage Range</w:t>
            </w:r>
          </w:p>
        </w:tc>
        <w:tc>
          <w:tcPr>
            <w:tcW w:w="3024" w:type="dxa"/>
          </w:tcPr>
          <w:p w14:paraId="74B0FC27" w14:textId="1A7C158C" w:rsidR="003E0CB9" w:rsidRDefault="003E0CB9" w:rsidP="003E0CB9">
            <w:pPr>
              <w:jc w:val="center"/>
            </w:pPr>
            <w:r>
              <w:t>24V to 34V</w:t>
            </w:r>
          </w:p>
        </w:tc>
      </w:tr>
      <w:tr w:rsidR="003E0CB9" w14:paraId="23AF82C1" w14:textId="77777777">
        <w:tc>
          <w:tcPr>
            <w:tcW w:w="3366" w:type="dxa"/>
          </w:tcPr>
          <w:p w14:paraId="24CB02B5" w14:textId="77777777" w:rsidR="003E0CB9" w:rsidRDefault="003E0CB9" w:rsidP="003E0CB9">
            <w:r>
              <w:t>Heater nominal resistance</w:t>
            </w:r>
          </w:p>
        </w:tc>
        <w:tc>
          <w:tcPr>
            <w:tcW w:w="3024" w:type="dxa"/>
          </w:tcPr>
          <w:p w14:paraId="1B338CDC" w14:textId="529C290E" w:rsidR="003E0CB9" w:rsidRDefault="00DE6B44" w:rsidP="003E0CB9">
            <w:pPr>
              <w:jc w:val="center"/>
            </w:pPr>
            <w:r>
              <w:t>99</w:t>
            </w:r>
            <w:r w:rsidR="00847349">
              <w:t>0</w:t>
            </w:r>
            <w:r w:rsidR="00441EE0">
              <w:t>-</w:t>
            </w:r>
            <w:r>
              <w:t>1010</w:t>
            </w:r>
            <w:r w:rsidR="003E0CB9">
              <w:t xml:space="preserve"> ohm</w:t>
            </w:r>
          </w:p>
        </w:tc>
      </w:tr>
      <w:tr w:rsidR="003E0CB9" w14:paraId="3EF92405" w14:textId="77777777">
        <w:tc>
          <w:tcPr>
            <w:tcW w:w="3366" w:type="dxa"/>
          </w:tcPr>
          <w:p w14:paraId="1F37EDBF" w14:textId="77777777" w:rsidR="003E0CB9" w:rsidRDefault="003E0CB9" w:rsidP="003E0CB9">
            <w:r>
              <w:t>Location</w:t>
            </w:r>
          </w:p>
        </w:tc>
        <w:tc>
          <w:tcPr>
            <w:tcW w:w="3024" w:type="dxa"/>
          </w:tcPr>
          <w:p w14:paraId="3FA884BD" w14:textId="3981952D" w:rsidR="003E0CB9" w:rsidRDefault="003E0CB9" w:rsidP="003E0CB9">
            <w:pPr>
              <w:jc w:val="center"/>
            </w:pPr>
            <w:r>
              <w:t xml:space="preserve">Focal Plane </w:t>
            </w:r>
            <w:r w:rsidR="00BA2E4F">
              <w:t>PCB</w:t>
            </w:r>
          </w:p>
        </w:tc>
      </w:tr>
    </w:tbl>
    <w:p w14:paraId="4D52E18A" w14:textId="6E558B0C" w:rsidR="00C74A91" w:rsidRDefault="00C74A91" w:rsidP="00C74A91"/>
    <w:p w14:paraId="7206A59D" w14:textId="26A0BDDF" w:rsidR="00C32844" w:rsidRPr="00C32844" w:rsidRDefault="00856780" w:rsidP="00C32844">
      <w:pPr>
        <w:pStyle w:val="Caption"/>
        <w:keepNext/>
        <w:spacing w:after="0"/>
        <w:jc w:val="center"/>
        <w:rPr>
          <w:color w:val="auto"/>
        </w:rPr>
      </w:pPr>
      <w:bookmarkStart w:id="76" w:name="_Toc201160822"/>
      <w:bookmarkStart w:id="77" w:name="_Toc176771360"/>
      <w:r w:rsidRPr="0027356D">
        <w:rPr>
          <w:color w:val="auto"/>
        </w:rPr>
        <w:t xml:space="preserve">Table </w:t>
      </w:r>
      <w:r>
        <w:rPr>
          <w:color w:val="auto"/>
        </w:rPr>
        <w:fldChar w:fldCharType="begin"/>
      </w:r>
      <w:r>
        <w:rPr>
          <w:color w:val="auto"/>
        </w:rPr>
        <w:instrText xml:space="preserve"> STYLEREF 1 \s </w:instrText>
      </w:r>
      <w:r>
        <w:rPr>
          <w:color w:val="auto"/>
        </w:rPr>
        <w:fldChar w:fldCharType="separate"/>
      </w:r>
      <w:r>
        <w:rPr>
          <w:noProof/>
          <w:color w:val="auto"/>
        </w:rPr>
        <w:t>4</w:t>
      </w:r>
      <w:r>
        <w:rPr>
          <w:color w:val="auto"/>
        </w:rPr>
        <w:fldChar w:fldCharType="end"/>
      </w:r>
      <w:r>
        <w:rPr>
          <w:color w:val="auto"/>
        </w:rPr>
        <w:noBreakHyphen/>
      </w:r>
      <w:r>
        <w:rPr>
          <w:color w:val="auto"/>
        </w:rPr>
        <w:fldChar w:fldCharType="begin"/>
      </w:r>
      <w:r>
        <w:rPr>
          <w:color w:val="auto"/>
        </w:rPr>
        <w:instrText xml:space="preserve"> SEQ Table \* ARABIC \s 1 </w:instrText>
      </w:r>
      <w:r>
        <w:rPr>
          <w:color w:val="auto"/>
        </w:rPr>
        <w:fldChar w:fldCharType="separate"/>
      </w:r>
      <w:r>
        <w:rPr>
          <w:noProof/>
          <w:color w:val="auto"/>
        </w:rPr>
        <w:t>15</w:t>
      </w:r>
      <w:r>
        <w:rPr>
          <w:color w:val="auto"/>
        </w:rPr>
        <w:fldChar w:fldCharType="end"/>
      </w:r>
      <w:r w:rsidRPr="0027356D">
        <w:rPr>
          <w:color w:val="auto"/>
        </w:rPr>
        <w:t>:</w:t>
      </w:r>
      <w:r w:rsidR="00461707" w:rsidRPr="0027356D">
        <w:rPr>
          <w:color w:val="auto"/>
        </w:rPr>
        <w:t xml:space="preserve"> </w:t>
      </w:r>
      <w:r w:rsidR="00AC5EA7">
        <w:rPr>
          <w:color w:val="auto"/>
        </w:rPr>
        <w:t>Focal Plane PCB</w:t>
      </w:r>
      <w:r w:rsidR="005A547F">
        <w:rPr>
          <w:color w:val="auto"/>
        </w:rPr>
        <w:t xml:space="preserve"> </w:t>
      </w:r>
      <w:r w:rsidR="00C32844" w:rsidRPr="00C32844">
        <w:rPr>
          <w:color w:val="auto"/>
        </w:rPr>
        <w:t>Thermistor Interface Pins</w:t>
      </w:r>
      <w:bookmarkEnd w:id="76"/>
      <w:r w:rsidR="00C32844" w:rsidRPr="00C32844">
        <w:rPr>
          <w:color w:val="auto"/>
        </w:rPr>
        <w:t xml:space="preserve"> </w:t>
      </w:r>
      <w:bookmarkEnd w:id="77"/>
    </w:p>
    <w:tbl>
      <w:tblPr>
        <w:tblStyle w:val="TableGrid"/>
        <w:tblW w:w="0" w:type="auto"/>
        <w:tblInd w:w="1885" w:type="dxa"/>
        <w:tblLook w:val="04A0" w:firstRow="1" w:lastRow="0" w:firstColumn="1" w:lastColumn="0" w:noHBand="0" w:noVBand="1"/>
      </w:tblPr>
      <w:tblGrid>
        <w:gridCol w:w="3366"/>
        <w:gridCol w:w="3024"/>
      </w:tblGrid>
      <w:tr w:rsidR="00C74A91" w14:paraId="37DE7C02" w14:textId="77777777" w:rsidTr="00C32844">
        <w:trPr>
          <w:tblHeader/>
        </w:trPr>
        <w:tc>
          <w:tcPr>
            <w:tcW w:w="6390" w:type="dxa"/>
            <w:gridSpan w:val="2"/>
            <w:shd w:val="clear" w:color="auto" w:fill="1E1A33"/>
          </w:tcPr>
          <w:p w14:paraId="7FA3541B" w14:textId="5A38BD86" w:rsidR="00C74A91" w:rsidRPr="000A062E" w:rsidRDefault="001E477B">
            <w:pPr>
              <w:rPr>
                <w:b/>
              </w:rPr>
            </w:pPr>
            <w:r>
              <w:rPr>
                <w:b/>
              </w:rPr>
              <w:t xml:space="preserve">Focal Plane </w:t>
            </w:r>
            <w:r w:rsidR="00C74A91" w:rsidRPr="000A062E">
              <w:rPr>
                <w:b/>
              </w:rPr>
              <w:t>Thermistor</w:t>
            </w:r>
          </w:p>
        </w:tc>
      </w:tr>
      <w:tr w:rsidR="009D4295" w14:paraId="345A1F09" w14:textId="77777777">
        <w:tc>
          <w:tcPr>
            <w:tcW w:w="3366" w:type="dxa"/>
          </w:tcPr>
          <w:p w14:paraId="7C99F39E" w14:textId="04CD4687" w:rsidR="009D4295" w:rsidRDefault="009D4295" w:rsidP="009D4295">
            <w:r>
              <w:t>Pins</w:t>
            </w:r>
          </w:p>
        </w:tc>
        <w:tc>
          <w:tcPr>
            <w:tcW w:w="3024" w:type="dxa"/>
          </w:tcPr>
          <w:p w14:paraId="4B41AA74" w14:textId="40C35CD3" w:rsidR="009D4295" w:rsidRDefault="00ED11D7" w:rsidP="009D4295">
            <w:pPr>
              <w:jc w:val="center"/>
            </w:pPr>
            <w:r>
              <w:t>IMX_</w:t>
            </w:r>
            <w:r w:rsidR="009D4295">
              <w:t>THERM_P</w:t>
            </w:r>
          </w:p>
          <w:p w14:paraId="3923FAD2" w14:textId="718F673E" w:rsidR="009D4295" w:rsidRDefault="00ED11D7" w:rsidP="009D4295">
            <w:pPr>
              <w:jc w:val="center"/>
            </w:pPr>
            <w:r>
              <w:t>IMX_</w:t>
            </w:r>
            <w:r w:rsidR="009D4295">
              <w:t>THERM_N</w:t>
            </w:r>
          </w:p>
        </w:tc>
      </w:tr>
      <w:tr w:rsidR="009D4295" w14:paraId="52D00E09" w14:textId="77777777">
        <w:tc>
          <w:tcPr>
            <w:tcW w:w="3366" w:type="dxa"/>
          </w:tcPr>
          <w:p w14:paraId="369AF68D" w14:textId="77777777" w:rsidR="009D4295" w:rsidRDefault="009D4295" w:rsidP="009D4295">
            <w:r>
              <w:t>Thermistor</w:t>
            </w:r>
          </w:p>
        </w:tc>
        <w:tc>
          <w:tcPr>
            <w:tcW w:w="3024" w:type="dxa"/>
          </w:tcPr>
          <w:p w14:paraId="71F15829" w14:textId="1AF38FC2" w:rsidR="009D4295" w:rsidRDefault="00F4501D" w:rsidP="009D4295">
            <w:pPr>
              <w:jc w:val="center"/>
            </w:pPr>
            <w:r>
              <w:t xml:space="preserve">Vishay </w:t>
            </w:r>
            <w:r w:rsidRPr="00F4501D">
              <w:t>NTCS0603E3222FMT</w:t>
            </w:r>
          </w:p>
        </w:tc>
      </w:tr>
    </w:tbl>
    <w:p w14:paraId="20637099" w14:textId="77777777" w:rsidR="00FB6F50" w:rsidRDefault="00FB6F50" w:rsidP="003367F5">
      <w:pPr>
        <w:jc w:val="both"/>
      </w:pPr>
    </w:p>
    <w:p w14:paraId="32B6C192" w14:textId="77777777" w:rsidR="008F4FD0" w:rsidRDefault="00C74A91" w:rsidP="003367F5">
      <w:pPr>
        <w:jc w:val="both"/>
      </w:pPr>
      <w:r>
        <w:t xml:space="preserve">Note: </w:t>
      </w:r>
      <w:r w:rsidR="00EC2E05">
        <w:t>L</w:t>
      </w:r>
      <w:r>
        <w:t>ead</w:t>
      </w:r>
      <w:r w:rsidR="00EC2E05">
        <w:t>s</w:t>
      </w:r>
      <w:r>
        <w:t xml:space="preserve"> of each heater and each thermistor ha</w:t>
      </w:r>
      <w:r w:rsidR="00EC2E05">
        <w:t>ve</w:t>
      </w:r>
      <w:r>
        <w:t xml:space="preserve"> resistive </w:t>
      </w:r>
      <w:r w:rsidR="00C843AD">
        <w:t>bleed-</w:t>
      </w:r>
      <w:r>
        <w:t xml:space="preserve">path to ground to allow no-connect </w:t>
      </w:r>
      <w:r w:rsidR="00331FCA">
        <w:t>these signals.</w:t>
      </w:r>
    </w:p>
    <w:p w14:paraId="282CC73F" w14:textId="16243CD8" w:rsidR="008F4FD0" w:rsidRDefault="008F4FD0" w:rsidP="008F4FD0">
      <w:pPr>
        <w:jc w:val="both"/>
      </w:pPr>
      <w:r>
        <w:t xml:space="preserve">The heaters and thermistors on the telescope </w:t>
      </w:r>
      <w:r w:rsidR="009C5FF7">
        <w:t xml:space="preserve">optical assembly </w:t>
      </w:r>
    </w:p>
    <w:p w14:paraId="7B4E1DC6" w14:textId="61AEE0B2" w:rsidR="00944F23" w:rsidRPr="00944F23" w:rsidRDefault="00856780" w:rsidP="00944F23">
      <w:pPr>
        <w:pStyle w:val="Caption"/>
        <w:keepNext/>
        <w:spacing w:after="0"/>
        <w:jc w:val="center"/>
        <w:rPr>
          <w:color w:val="auto"/>
        </w:rPr>
      </w:pPr>
      <w:bookmarkStart w:id="78" w:name="_Toc201160823"/>
      <w:r w:rsidRPr="0027356D">
        <w:rPr>
          <w:color w:val="auto"/>
        </w:rPr>
        <w:t xml:space="preserve">Table </w:t>
      </w:r>
      <w:r>
        <w:rPr>
          <w:color w:val="auto"/>
        </w:rPr>
        <w:fldChar w:fldCharType="begin"/>
      </w:r>
      <w:r>
        <w:rPr>
          <w:color w:val="auto"/>
        </w:rPr>
        <w:instrText xml:space="preserve"> STYLEREF 1 \s </w:instrText>
      </w:r>
      <w:r>
        <w:rPr>
          <w:color w:val="auto"/>
        </w:rPr>
        <w:fldChar w:fldCharType="separate"/>
      </w:r>
      <w:r>
        <w:rPr>
          <w:noProof/>
          <w:color w:val="auto"/>
        </w:rPr>
        <w:t>4</w:t>
      </w:r>
      <w:r>
        <w:rPr>
          <w:color w:val="auto"/>
        </w:rPr>
        <w:fldChar w:fldCharType="end"/>
      </w:r>
      <w:r>
        <w:rPr>
          <w:color w:val="auto"/>
        </w:rPr>
        <w:noBreakHyphen/>
      </w:r>
      <w:r>
        <w:rPr>
          <w:color w:val="auto"/>
        </w:rPr>
        <w:fldChar w:fldCharType="begin"/>
      </w:r>
      <w:r>
        <w:rPr>
          <w:color w:val="auto"/>
        </w:rPr>
        <w:instrText xml:space="preserve"> SEQ Table \* ARABIC \s 1 </w:instrText>
      </w:r>
      <w:r>
        <w:rPr>
          <w:color w:val="auto"/>
        </w:rPr>
        <w:fldChar w:fldCharType="separate"/>
      </w:r>
      <w:r>
        <w:rPr>
          <w:noProof/>
          <w:color w:val="auto"/>
        </w:rPr>
        <w:t>16</w:t>
      </w:r>
      <w:r>
        <w:rPr>
          <w:color w:val="auto"/>
        </w:rPr>
        <w:fldChar w:fldCharType="end"/>
      </w:r>
      <w:r w:rsidRPr="0027356D">
        <w:rPr>
          <w:color w:val="auto"/>
        </w:rPr>
        <w:t>:</w:t>
      </w:r>
      <w:r w:rsidR="00944F23" w:rsidRPr="00C32844">
        <w:rPr>
          <w:color w:val="auto"/>
        </w:rPr>
        <w:t xml:space="preserve"> </w:t>
      </w:r>
      <w:r w:rsidR="00270925">
        <w:rPr>
          <w:color w:val="auto"/>
        </w:rPr>
        <w:t xml:space="preserve">Optical Assembly </w:t>
      </w:r>
      <w:r w:rsidR="00F97AD9">
        <w:rPr>
          <w:color w:val="auto"/>
        </w:rPr>
        <w:t>Heater</w:t>
      </w:r>
      <w:r w:rsidR="00944F23" w:rsidRPr="00C32844">
        <w:rPr>
          <w:color w:val="auto"/>
        </w:rPr>
        <w:t xml:space="preserve"> Interface Pins</w:t>
      </w:r>
      <w:bookmarkEnd w:id="78"/>
      <w:r w:rsidR="00944F23" w:rsidRPr="00C32844">
        <w:rPr>
          <w:color w:val="auto"/>
        </w:rPr>
        <w:t xml:space="preserve"> </w:t>
      </w:r>
    </w:p>
    <w:tbl>
      <w:tblPr>
        <w:tblStyle w:val="TableGrid"/>
        <w:tblW w:w="0" w:type="auto"/>
        <w:tblInd w:w="1885" w:type="dxa"/>
        <w:tblLook w:val="04A0" w:firstRow="1" w:lastRow="0" w:firstColumn="1" w:lastColumn="0" w:noHBand="0" w:noVBand="1"/>
      </w:tblPr>
      <w:tblGrid>
        <w:gridCol w:w="3366"/>
        <w:gridCol w:w="3024"/>
      </w:tblGrid>
      <w:tr w:rsidR="0028239E" w14:paraId="1CE08BE2" w14:textId="77777777" w:rsidTr="37E4B049">
        <w:tc>
          <w:tcPr>
            <w:tcW w:w="6390" w:type="dxa"/>
            <w:gridSpan w:val="2"/>
            <w:shd w:val="clear" w:color="auto" w:fill="1E1A33"/>
          </w:tcPr>
          <w:p w14:paraId="7DE031B9" w14:textId="7A6CA3DA" w:rsidR="0028239E" w:rsidRPr="000A062E" w:rsidRDefault="0028239E">
            <w:pPr>
              <w:rPr>
                <w:b/>
              </w:rPr>
            </w:pPr>
            <w:r w:rsidRPr="000A062E">
              <w:rPr>
                <w:b/>
              </w:rPr>
              <w:t>Heater</w:t>
            </w:r>
            <w:r>
              <w:rPr>
                <w:b/>
              </w:rPr>
              <w:t xml:space="preserve">s </w:t>
            </w:r>
            <w:r w:rsidR="00AB550C">
              <w:rPr>
                <w:b/>
              </w:rPr>
              <w:t xml:space="preserve">Zones </w:t>
            </w:r>
            <w:r>
              <w:rPr>
                <w:b/>
              </w:rPr>
              <w:t>1-</w:t>
            </w:r>
            <w:r w:rsidR="00AB550C">
              <w:rPr>
                <w:b/>
              </w:rPr>
              <w:t>6</w:t>
            </w:r>
          </w:p>
        </w:tc>
      </w:tr>
      <w:tr w:rsidR="0028239E" w14:paraId="47397319" w14:textId="77777777" w:rsidTr="37E4B049">
        <w:tc>
          <w:tcPr>
            <w:tcW w:w="3366" w:type="dxa"/>
          </w:tcPr>
          <w:p w14:paraId="6D631260" w14:textId="77777777" w:rsidR="0028239E" w:rsidRDefault="0028239E">
            <w:r>
              <w:t>Pins</w:t>
            </w:r>
          </w:p>
        </w:tc>
        <w:tc>
          <w:tcPr>
            <w:tcW w:w="3024" w:type="dxa"/>
          </w:tcPr>
          <w:p w14:paraId="0CC4CC56" w14:textId="669EBFEB" w:rsidR="0028239E" w:rsidRDefault="0028239E">
            <w:pPr>
              <w:jc w:val="center"/>
            </w:pPr>
            <w:proofErr w:type="spellStart"/>
            <w:r>
              <w:t>HTR</w:t>
            </w:r>
            <w:r w:rsidR="000532D9">
              <w:t>xx</w:t>
            </w:r>
            <w:r>
              <w:t>_P</w:t>
            </w:r>
            <w:proofErr w:type="spellEnd"/>
          </w:p>
          <w:p w14:paraId="74DFC29A" w14:textId="5684982E" w:rsidR="0028239E" w:rsidRDefault="0028239E">
            <w:pPr>
              <w:jc w:val="center"/>
            </w:pPr>
            <w:proofErr w:type="spellStart"/>
            <w:r>
              <w:t>HTR</w:t>
            </w:r>
            <w:r w:rsidR="000532D9">
              <w:t>xx</w:t>
            </w:r>
            <w:r>
              <w:t>_N</w:t>
            </w:r>
            <w:proofErr w:type="spellEnd"/>
          </w:p>
        </w:tc>
      </w:tr>
      <w:tr w:rsidR="0028239E" w14:paraId="589C6CED" w14:textId="77777777" w:rsidTr="37E4B049">
        <w:trPr>
          <w:trHeight w:val="300"/>
        </w:trPr>
        <w:tc>
          <w:tcPr>
            <w:tcW w:w="3366" w:type="dxa"/>
          </w:tcPr>
          <w:p w14:paraId="02016851" w14:textId="77777777" w:rsidR="0028239E" w:rsidRDefault="0028239E">
            <w:r>
              <w:t>Voltage Range</w:t>
            </w:r>
          </w:p>
        </w:tc>
        <w:tc>
          <w:tcPr>
            <w:tcW w:w="3024" w:type="dxa"/>
          </w:tcPr>
          <w:p w14:paraId="0B0BA3ED" w14:textId="77777777" w:rsidR="0028239E" w:rsidRDefault="0028239E">
            <w:pPr>
              <w:jc w:val="center"/>
            </w:pPr>
            <w:r>
              <w:t>24V to 34V</w:t>
            </w:r>
          </w:p>
        </w:tc>
      </w:tr>
      <w:tr w:rsidR="0028239E" w14:paraId="36DF7342" w14:textId="77777777" w:rsidTr="37E4B049">
        <w:tc>
          <w:tcPr>
            <w:tcW w:w="3366" w:type="dxa"/>
          </w:tcPr>
          <w:p w14:paraId="040BA8EB" w14:textId="77777777" w:rsidR="0028239E" w:rsidRDefault="3E81CF2F">
            <w:r>
              <w:t>Heater nominal resistance</w:t>
            </w:r>
          </w:p>
        </w:tc>
        <w:tc>
          <w:tcPr>
            <w:tcW w:w="3024" w:type="dxa"/>
          </w:tcPr>
          <w:p w14:paraId="4E5BE7FB" w14:textId="276CB1B1" w:rsidR="0028239E" w:rsidRDefault="00EC4BE7" w:rsidP="37E4B049">
            <w:pPr>
              <w:jc w:val="center"/>
              <w:rPr>
                <w:color w:val="FF0000"/>
              </w:rPr>
            </w:pPr>
            <w:r w:rsidRPr="00FD291E">
              <w:t>39-</w:t>
            </w:r>
            <w:r w:rsidR="00FD291E" w:rsidRPr="00FD291E">
              <w:t>157 ohm</w:t>
            </w:r>
            <w:r w:rsidR="00FD291E">
              <w:rPr>
                <w:color w:val="FF0000"/>
              </w:rPr>
              <w:t xml:space="preserve"> </w:t>
            </w:r>
            <w:r w:rsidR="00FD291E" w:rsidRPr="00FD291E">
              <w:t>(depending on channel)</w:t>
            </w:r>
          </w:p>
        </w:tc>
      </w:tr>
      <w:tr w:rsidR="00190B0F" w14:paraId="3655729E" w14:textId="77777777" w:rsidTr="37E4B049">
        <w:tc>
          <w:tcPr>
            <w:tcW w:w="3366" w:type="dxa"/>
          </w:tcPr>
          <w:p w14:paraId="79846F69" w14:textId="65CCCE6C" w:rsidR="00190B0F" w:rsidRDefault="00190B0F">
            <w:r>
              <w:t xml:space="preserve">Heater zone </w:t>
            </w:r>
            <w:r w:rsidR="00152AF6">
              <w:t>minimum resistance</w:t>
            </w:r>
          </w:p>
        </w:tc>
        <w:tc>
          <w:tcPr>
            <w:tcW w:w="3024" w:type="dxa"/>
          </w:tcPr>
          <w:p w14:paraId="68B301B5" w14:textId="5307B64B" w:rsidR="00190B0F" w:rsidRDefault="00586F52">
            <w:pPr>
              <w:jc w:val="center"/>
            </w:pPr>
            <w:r>
              <w:t>&gt;17 ohm</w:t>
            </w:r>
          </w:p>
        </w:tc>
      </w:tr>
      <w:tr w:rsidR="0028239E" w14:paraId="76A0E45A" w14:textId="77777777" w:rsidTr="37E4B049">
        <w:tc>
          <w:tcPr>
            <w:tcW w:w="3366" w:type="dxa"/>
          </w:tcPr>
          <w:p w14:paraId="3555741C" w14:textId="77777777" w:rsidR="0028239E" w:rsidRDefault="0028239E">
            <w:r>
              <w:t>Location</w:t>
            </w:r>
          </w:p>
        </w:tc>
        <w:tc>
          <w:tcPr>
            <w:tcW w:w="3024" w:type="dxa"/>
          </w:tcPr>
          <w:p w14:paraId="2A541470" w14:textId="27A8B0D2" w:rsidR="0028239E" w:rsidRDefault="00815BC0">
            <w:pPr>
              <w:jc w:val="center"/>
            </w:pPr>
            <w:r>
              <w:t>Optical Assembly</w:t>
            </w:r>
          </w:p>
        </w:tc>
      </w:tr>
    </w:tbl>
    <w:p w14:paraId="5E765D25" w14:textId="77777777" w:rsidR="0028239E" w:rsidRDefault="0028239E" w:rsidP="008F4FD0">
      <w:pPr>
        <w:jc w:val="both"/>
      </w:pPr>
    </w:p>
    <w:p w14:paraId="3E8C725C" w14:textId="7E8CC840" w:rsidR="00113A86" w:rsidRPr="00C32844" w:rsidRDefault="00113A86" w:rsidP="00113A86">
      <w:pPr>
        <w:pStyle w:val="Caption"/>
        <w:keepNext/>
        <w:spacing w:after="0"/>
        <w:jc w:val="center"/>
        <w:rPr>
          <w:color w:val="auto"/>
        </w:rPr>
      </w:pPr>
      <w:bookmarkStart w:id="79" w:name="_Toc201160824"/>
      <w:r w:rsidRPr="0027356D">
        <w:rPr>
          <w:color w:val="auto"/>
        </w:rPr>
        <w:t xml:space="preserve">Table </w:t>
      </w:r>
      <w:r>
        <w:rPr>
          <w:color w:val="auto"/>
        </w:rPr>
        <w:fldChar w:fldCharType="begin"/>
      </w:r>
      <w:r>
        <w:rPr>
          <w:color w:val="auto"/>
        </w:rPr>
        <w:instrText xml:space="preserve"> STYLEREF 1 \s </w:instrText>
      </w:r>
      <w:r>
        <w:rPr>
          <w:color w:val="auto"/>
        </w:rPr>
        <w:fldChar w:fldCharType="separate"/>
      </w:r>
      <w:r>
        <w:rPr>
          <w:noProof/>
          <w:color w:val="auto"/>
        </w:rPr>
        <w:t>4</w:t>
      </w:r>
      <w:r>
        <w:rPr>
          <w:color w:val="auto"/>
        </w:rPr>
        <w:fldChar w:fldCharType="end"/>
      </w:r>
      <w:r>
        <w:rPr>
          <w:color w:val="auto"/>
        </w:rPr>
        <w:noBreakHyphen/>
      </w:r>
      <w:r>
        <w:rPr>
          <w:color w:val="auto"/>
        </w:rPr>
        <w:fldChar w:fldCharType="begin"/>
      </w:r>
      <w:r>
        <w:rPr>
          <w:color w:val="auto"/>
        </w:rPr>
        <w:instrText xml:space="preserve"> SEQ Table \* ARABIC \s 1 </w:instrText>
      </w:r>
      <w:r>
        <w:rPr>
          <w:color w:val="auto"/>
        </w:rPr>
        <w:fldChar w:fldCharType="separate"/>
      </w:r>
      <w:r>
        <w:rPr>
          <w:color w:val="auto"/>
        </w:rPr>
        <w:fldChar w:fldCharType="end"/>
      </w:r>
      <w:r w:rsidRPr="0027356D">
        <w:rPr>
          <w:color w:val="auto"/>
        </w:rPr>
        <w:t xml:space="preserve">: </w:t>
      </w:r>
      <w:r w:rsidR="00B2441A">
        <w:rPr>
          <w:color w:val="auto"/>
        </w:rPr>
        <w:t>Optical Assembly</w:t>
      </w:r>
      <w:r>
        <w:rPr>
          <w:color w:val="auto"/>
        </w:rPr>
        <w:t xml:space="preserve"> </w:t>
      </w:r>
      <w:r w:rsidRPr="00C32844">
        <w:rPr>
          <w:color w:val="auto"/>
        </w:rPr>
        <w:t>Thermistor Interface Pins</w:t>
      </w:r>
      <w:bookmarkEnd w:id="79"/>
      <w:r w:rsidRPr="00C32844">
        <w:rPr>
          <w:color w:val="auto"/>
        </w:rPr>
        <w:t xml:space="preserve"> </w:t>
      </w:r>
    </w:p>
    <w:tbl>
      <w:tblPr>
        <w:tblStyle w:val="TableGrid"/>
        <w:tblW w:w="0" w:type="auto"/>
        <w:tblInd w:w="1885" w:type="dxa"/>
        <w:tblLook w:val="04A0" w:firstRow="1" w:lastRow="0" w:firstColumn="1" w:lastColumn="0" w:noHBand="0" w:noVBand="1"/>
      </w:tblPr>
      <w:tblGrid>
        <w:gridCol w:w="3366"/>
        <w:gridCol w:w="3024"/>
      </w:tblGrid>
      <w:tr w:rsidR="00113A86" w14:paraId="43A4A6A8" w14:textId="77777777">
        <w:trPr>
          <w:tblHeader/>
        </w:trPr>
        <w:tc>
          <w:tcPr>
            <w:tcW w:w="6390" w:type="dxa"/>
            <w:gridSpan w:val="2"/>
            <w:shd w:val="clear" w:color="auto" w:fill="1E1A33"/>
          </w:tcPr>
          <w:p w14:paraId="2D0C1594" w14:textId="6C7BFA67" w:rsidR="00113A86" w:rsidRPr="000A062E" w:rsidRDefault="002B7A53">
            <w:pPr>
              <w:rPr>
                <w:b/>
              </w:rPr>
            </w:pPr>
            <w:r>
              <w:rPr>
                <w:b/>
              </w:rPr>
              <w:t>Optical Assembly</w:t>
            </w:r>
            <w:r w:rsidR="00113A86">
              <w:rPr>
                <w:b/>
              </w:rPr>
              <w:t xml:space="preserve"> </w:t>
            </w:r>
            <w:r w:rsidR="00113A86" w:rsidRPr="000A062E">
              <w:rPr>
                <w:b/>
              </w:rPr>
              <w:t>Thermistor</w:t>
            </w:r>
            <w:r>
              <w:rPr>
                <w:b/>
              </w:rPr>
              <w:t>s</w:t>
            </w:r>
          </w:p>
        </w:tc>
      </w:tr>
      <w:tr w:rsidR="00113A86" w14:paraId="562272A5" w14:textId="77777777">
        <w:tc>
          <w:tcPr>
            <w:tcW w:w="3366" w:type="dxa"/>
          </w:tcPr>
          <w:p w14:paraId="1E9A5758" w14:textId="77777777" w:rsidR="00113A86" w:rsidRDefault="00113A86">
            <w:r>
              <w:t>Pins</w:t>
            </w:r>
          </w:p>
        </w:tc>
        <w:tc>
          <w:tcPr>
            <w:tcW w:w="3024" w:type="dxa"/>
          </w:tcPr>
          <w:p w14:paraId="22159C6B" w14:textId="3E2FCC37" w:rsidR="00113A86" w:rsidRDefault="00113A86">
            <w:pPr>
              <w:jc w:val="center"/>
            </w:pPr>
            <w:proofErr w:type="spellStart"/>
            <w:r>
              <w:t>THERM</w:t>
            </w:r>
            <w:r w:rsidR="003E3432">
              <w:t>xx</w:t>
            </w:r>
            <w:r>
              <w:t>_P</w:t>
            </w:r>
            <w:proofErr w:type="spellEnd"/>
          </w:p>
          <w:p w14:paraId="321E795B" w14:textId="68A26142" w:rsidR="00113A86" w:rsidRDefault="00113A86">
            <w:pPr>
              <w:jc w:val="center"/>
            </w:pPr>
            <w:proofErr w:type="spellStart"/>
            <w:r>
              <w:t>THERM</w:t>
            </w:r>
            <w:r w:rsidR="003E3432">
              <w:t>xx</w:t>
            </w:r>
            <w:r>
              <w:t>_N</w:t>
            </w:r>
            <w:proofErr w:type="spellEnd"/>
          </w:p>
        </w:tc>
      </w:tr>
      <w:tr w:rsidR="00113A86" w14:paraId="37624720" w14:textId="77777777">
        <w:tc>
          <w:tcPr>
            <w:tcW w:w="3366" w:type="dxa"/>
          </w:tcPr>
          <w:p w14:paraId="029514F0" w14:textId="77777777" w:rsidR="00113A86" w:rsidRDefault="00113A86">
            <w:r>
              <w:t>Thermistor</w:t>
            </w:r>
          </w:p>
        </w:tc>
        <w:tc>
          <w:tcPr>
            <w:tcW w:w="3024" w:type="dxa"/>
          </w:tcPr>
          <w:p w14:paraId="2C50EB5E" w14:textId="4591782B" w:rsidR="00113A86" w:rsidRDefault="004571CB">
            <w:pPr>
              <w:jc w:val="center"/>
            </w:pPr>
            <w:r>
              <w:t xml:space="preserve">Omega </w:t>
            </w:r>
            <w:r w:rsidR="00257D72">
              <w:t>TH-44004-xx-T</w:t>
            </w:r>
          </w:p>
        </w:tc>
      </w:tr>
    </w:tbl>
    <w:p w14:paraId="11E15A31" w14:textId="504F562A" w:rsidR="00113A86" w:rsidRDefault="00113A86" w:rsidP="008F4FD0">
      <w:pPr>
        <w:jc w:val="both"/>
      </w:pPr>
    </w:p>
    <w:p w14:paraId="46AA2EB2" w14:textId="77777777" w:rsidR="00113A86" w:rsidRDefault="00113A86" w:rsidP="008F4FD0">
      <w:pPr>
        <w:jc w:val="both"/>
      </w:pPr>
    </w:p>
    <w:p w14:paraId="4AB712B8" w14:textId="77777777" w:rsidR="00113A86" w:rsidRDefault="00113A86" w:rsidP="008F4FD0">
      <w:pPr>
        <w:jc w:val="both"/>
      </w:pPr>
    </w:p>
    <w:p w14:paraId="3E902D7F" w14:textId="27043EB7" w:rsidR="00113A86" w:rsidRPr="00113A86" w:rsidRDefault="00C74A91" w:rsidP="003367F5">
      <w:pPr>
        <w:jc w:val="both"/>
        <w:rPr>
          <w:u w:val="single"/>
        </w:rPr>
      </w:pPr>
      <w:r>
        <w:rPr>
          <w:u w:val="single"/>
        </w:rPr>
        <w:br w:type="page"/>
      </w:r>
    </w:p>
    <w:p w14:paraId="4501F8BA" w14:textId="4DD6A727" w:rsidR="006649D9" w:rsidRPr="002E7A53" w:rsidRDefault="006C167A" w:rsidP="002E7A53">
      <w:pPr>
        <w:pStyle w:val="Heading2"/>
        <w:numPr>
          <w:ilvl w:val="1"/>
          <w:numId w:val="25"/>
        </w:numPr>
        <w:ind w:left="504"/>
      </w:pPr>
      <w:bookmarkStart w:id="80" w:name="_Toc201160792"/>
      <w:r>
        <w:t>CONNECTOR INTERFACE PINOUT DESCRIPTIONS</w:t>
      </w:r>
      <w:bookmarkEnd w:id="80"/>
    </w:p>
    <w:p w14:paraId="77AFD9CC" w14:textId="1B4C91F0" w:rsidR="006649D9" w:rsidRDefault="2555D939" w:rsidP="003367F5">
      <w:pPr>
        <w:jc w:val="both"/>
      </w:pPr>
      <w:r>
        <w:t>This section defines the connector interfaces on FARSIGHT and their pinout.</w:t>
      </w:r>
    </w:p>
    <w:p w14:paraId="6CC6B40E" w14:textId="524766FD" w:rsidR="006649D9" w:rsidRDefault="006649D9" w:rsidP="003367F5">
      <w:pPr>
        <w:pStyle w:val="ListParagraph"/>
        <w:numPr>
          <w:ilvl w:val="0"/>
          <w:numId w:val="24"/>
        </w:numPr>
        <w:jc w:val="both"/>
      </w:pPr>
      <w:r w:rsidRPr="0066496A">
        <w:t>J1:</w:t>
      </w:r>
      <w:r>
        <w:t xml:space="preserve"> Telemetry and Control</w:t>
      </w:r>
    </w:p>
    <w:p w14:paraId="1040071E" w14:textId="1B8EACC7" w:rsidR="006649D9" w:rsidRDefault="006649D9" w:rsidP="003367F5">
      <w:pPr>
        <w:pStyle w:val="ListParagraph"/>
        <w:numPr>
          <w:ilvl w:val="0"/>
          <w:numId w:val="24"/>
        </w:numPr>
        <w:jc w:val="both"/>
      </w:pPr>
      <w:r>
        <w:t>J</w:t>
      </w:r>
      <w:r w:rsidR="00322AEE">
        <w:t>2</w:t>
      </w:r>
      <w:r>
        <w:t xml:space="preserve">: </w:t>
      </w:r>
      <w:r w:rsidR="00FE529F">
        <w:t xml:space="preserve">High-speed </w:t>
      </w:r>
      <w:r w:rsidR="00770F4C">
        <w:t>Serial Data</w:t>
      </w:r>
    </w:p>
    <w:p w14:paraId="39489776" w14:textId="4D034750" w:rsidR="009F670E" w:rsidRDefault="009F670E" w:rsidP="003367F5">
      <w:pPr>
        <w:pStyle w:val="ListParagraph"/>
        <w:numPr>
          <w:ilvl w:val="0"/>
          <w:numId w:val="24"/>
        </w:numPr>
        <w:jc w:val="both"/>
      </w:pPr>
      <w:r>
        <w:t xml:space="preserve">J3: Ethernet </w:t>
      </w:r>
      <w:r w:rsidR="00CA46FE">
        <w:t>1</w:t>
      </w:r>
    </w:p>
    <w:p w14:paraId="0D9C206B" w14:textId="7DBEDFD5" w:rsidR="00CA46FE" w:rsidRDefault="48E76EB8" w:rsidP="00CA46FE">
      <w:pPr>
        <w:pStyle w:val="ListParagraph"/>
        <w:numPr>
          <w:ilvl w:val="0"/>
          <w:numId w:val="24"/>
        </w:numPr>
        <w:jc w:val="both"/>
      </w:pPr>
      <w:commentRangeStart w:id="81"/>
      <w:r>
        <w:t>J4: Ethernet 2</w:t>
      </w:r>
      <w:commentRangeEnd w:id="81"/>
      <w:r w:rsidR="00CA46FE">
        <w:rPr>
          <w:rStyle w:val="CommentReference"/>
        </w:rPr>
        <w:commentReference w:id="81"/>
      </w:r>
    </w:p>
    <w:p w14:paraId="5AA226E8" w14:textId="6B403B5A" w:rsidR="005E2149" w:rsidRDefault="006649D9" w:rsidP="003367F5">
      <w:pPr>
        <w:pStyle w:val="ListParagraph"/>
        <w:numPr>
          <w:ilvl w:val="0"/>
          <w:numId w:val="24"/>
        </w:numPr>
        <w:jc w:val="both"/>
      </w:pPr>
      <w:r>
        <w:t>J</w:t>
      </w:r>
      <w:r w:rsidR="007B09C8">
        <w:t>5</w:t>
      </w:r>
      <w:r>
        <w:t xml:space="preserve">: </w:t>
      </w:r>
      <w:r w:rsidR="00322AEE">
        <w:t>Power</w:t>
      </w:r>
    </w:p>
    <w:p w14:paraId="0FED6038" w14:textId="5010961A" w:rsidR="006649D9" w:rsidRDefault="00975BCA" w:rsidP="003367F5">
      <w:pPr>
        <w:pStyle w:val="ListParagraph"/>
        <w:numPr>
          <w:ilvl w:val="0"/>
          <w:numId w:val="24"/>
        </w:numPr>
        <w:jc w:val="both"/>
      </w:pPr>
      <w:r>
        <w:t>Q</w:t>
      </w:r>
      <w:r w:rsidR="005E2149">
        <w:t>J</w:t>
      </w:r>
      <w:r w:rsidR="00100F49">
        <w:t>1-</w:t>
      </w:r>
      <w:r w:rsidR="00C44009">
        <w:t>6</w:t>
      </w:r>
      <w:r w:rsidR="005E2149">
        <w:t xml:space="preserve">: </w:t>
      </w:r>
      <w:r w:rsidR="00C44009">
        <w:t xml:space="preserve">Optical Assembly </w:t>
      </w:r>
      <w:r w:rsidR="005E2149">
        <w:t>H</w:t>
      </w:r>
      <w:r w:rsidR="006649D9">
        <w:t xml:space="preserve">eaters </w:t>
      </w:r>
      <w:r w:rsidR="00D91E1F">
        <w:t>and</w:t>
      </w:r>
      <w:r w:rsidR="006649D9">
        <w:t xml:space="preserve"> thermistors</w:t>
      </w:r>
    </w:p>
    <w:p w14:paraId="595AF5A4" w14:textId="77777777" w:rsidR="002E7A53" w:rsidRPr="002E7A53" w:rsidRDefault="002E7A53" w:rsidP="003367F5">
      <w:pPr>
        <w:jc w:val="both"/>
        <w:rPr>
          <w:sz w:val="6"/>
          <w:szCs w:val="6"/>
        </w:rPr>
      </w:pPr>
    </w:p>
    <w:p w14:paraId="32E96954" w14:textId="37D3958B" w:rsidR="006649D9" w:rsidRPr="002E7A53" w:rsidRDefault="006649D9" w:rsidP="003367F5">
      <w:pPr>
        <w:jc w:val="both"/>
      </w:pPr>
      <w:r>
        <w:t>The following subsections define each connector.</w:t>
      </w:r>
    </w:p>
    <w:p w14:paraId="58C85EEE" w14:textId="77777777" w:rsidR="00B57608" w:rsidRDefault="00B57608">
      <w:pPr>
        <w:rPr>
          <w:rFonts w:eastAsiaTheme="majorEastAsia" w:cstheme="majorBidi"/>
          <w:b/>
          <w:sz w:val="24"/>
          <w:szCs w:val="24"/>
        </w:rPr>
      </w:pPr>
      <w:r>
        <w:br w:type="page"/>
      </w:r>
    </w:p>
    <w:p w14:paraId="566EC0E1" w14:textId="59AAD996" w:rsidR="00845082" w:rsidRPr="00456908" w:rsidRDefault="00845082" w:rsidP="00456908">
      <w:pPr>
        <w:pStyle w:val="Heading3"/>
        <w:numPr>
          <w:ilvl w:val="2"/>
          <w:numId w:val="25"/>
        </w:numPr>
        <w:ind w:left="1152"/>
        <w:rPr>
          <w:rFonts w:cstheme="minorBidi"/>
        </w:rPr>
      </w:pPr>
      <w:bookmarkStart w:id="82" w:name="_Toc201160793"/>
      <w:r w:rsidRPr="39222007">
        <w:t xml:space="preserve">J1: </w:t>
      </w:r>
      <w:r w:rsidR="006C167A" w:rsidRPr="39222007">
        <w:t>TELEMETRY</w:t>
      </w:r>
      <w:r w:rsidR="006C167A">
        <w:t xml:space="preserve"> </w:t>
      </w:r>
      <w:r w:rsidR="006C167A" w:rsidRPr="39222007">
        <w:t>AND CONTROL</w:t>
      </w:r>
      <w:bookmarkEnd w:id="82"/>
    </w:p>
    <w:p w14:paraId="51AEBD21" w14:textId="7CC75DAE" w:rsidR="00BC1FF6" w:rsidRDefault="00F65F41" w:rsidP="003367F5">
      <w:pPr>
        <w:jc w:val="both"/>
      </w:pPr>
      <w:r>
        <w:t>25</w:t>
      </w:r>
      <w:r w:rsidR="00A03FD5">
        <w:t xml:space="preserve"> pin </w:t>
      </w:r>
      <w:r w:rsidR="00767E90">
        <w:t>fe</w:t>
      </w:r>
      <w:r w:rsidR="005410BF">
        <w:t>m</w:t>
      </w:r>
      <w:r w:rsidR="00160164">
        <w:t xml:space="preserve">ale </w:t>
      </w:r>
      <w:r w:rsidR="00DA57A6">
        <w:t xml:space="preserve">Micro-D </w:t>
      </w:r>
      <w:r w:rsidR="00A03FD5">
        <w:t>with jack posts</w:t>
      </w:r>
      <w:r w:rsidR="006E4FF2">
        <w:t>.</w:t>
      </w:r>
    </w:p>
    <w:p w14:paraId="232EBAF0" w14:textId="11E1055C" w:rsidR="00DA57A6" w:rsidRDefault="00DA57A6" w:rsidP="00924993">
      <w:pPr>
        <w:jc w:val="both"/>
      </w:pPr>
      <w:r>
        <w:t>(</w:t>
      </w:r>
      <w:proofErr w:type="spellStart"/>
      <w:r w:rsidR="00160164">
        <w:t>Omnetics</w:t>
      </w:r>
      <w:proofErr w:type="spellEnd"/>
      <w:r w:rsidR="00160164">
        <w:t xml:space="preserve"> </w:t>
      </w:r>
      <w:r w:rsidR="00D56CFE">
        <w:t>M</w:t>
      </w:r>
      <w:r w:rsidR="00BC391F">
        <w:t>MDS</w:t>
      </w:r>
      <w:r w:rsidR="00D56CFE">
        <w:t>-0</w:t>
      </w:r>
      <w:r w:rsidR="004157EB">
        <w:t>25</w:t>
      </w:r>
      <w:r w:rsidR="00D56CFE">
        <w:t>-</w:t>
      </w:r>
      <w:r w:rsidR="00734DDE">
        <w:t>VV</w:t>
      </w:r>
      <w:r w:rsidR="0059169F">
        <w:t>-</w:t>
      </w:r>
      <w:r w:rsidR="00D56CFE">
        <w:t>N0</w:t>
      </w:r>
      <w:r w:rsidR="003D1CB7">
        <w:t>1</w:t>
      </w:r>
      <w:r w:rsidR="006339A7">
        <w:t xml:space="preserve"> (</w:t>
      </w:r>
      <w:r w:rsidR="00432B2F">
        <w:t>equivalent</w:t>
      </w:r>
      <w:r w:rsidR="006339A7">
        <w:t>)</w:t>
      </w:r>
      <w:r w:rsidR="009104CF">
        <w:t xml:space="preserve">, mating example: </w:t>
      </w:r>
      <w:proofErr w:type="spellStart"/>
      <w:r w:rsidR="009104CF">
        <w:t>Omnetics</w:t>
      </w:r>
      <w:proofErr w:type="spellEnd"/>
      <w:r w:rsidR="009104CF">
        <w:t xml:space="preserve"> MMD</w:t>
      </w:r>
      <w:r w:rsidR="00BC391F">
        <w:t>P</w:t>
      </w:r>
      <w:r w:rsidR="009104CF">
        <w:t>-0</w:t>
      </w:r>
      <w:r w:rsidR="004157EB">
        <w:t>25</w:t>
      </w:r>
      <w:r w:rsidR="009104CF">
        <w:t>-SS-N02</w:t>
      </w:r>
      <w:r>
        <w:t>)</w:t>
      </w:r>
    </w:p>
    <w:p w14:paraId="2529A59B" w14:textId="3F30842E" w:rsidR="003122F1" w:rsidRPr="003122F1" w:rsidRDefault="003122F1" w:rsidP="003122F1">
      <w:pPr>
        <w:pStyle w:val="Caption"/>
        <w:keepNext/>
        <w:spacing w:after="0"/>
        <w:jc w:val="center"/>
        <w:rPr>
          <w:color w:val="auto"/>
        </w:rPr>
      </w:pPr>
      <w:bookmarkStart w:id="83" w:name="_Toc176771361"/>
      <w:bookmarkStart w:id="84" w:name="_Toc201160825"/>
      <w:r w:rsidRPr="003122F1">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14</w:t>
      </w:r>
      <w:r w:rsidR="00E763F6">
        <w:rPr>
          <w:color w:val="auto"/>
        </w:rPr>
        <w:fldChar w:fldCharType="end"/>
      </w:r>
      <w:r w:rsidRPr="003122F1">
        <w:rPr>
          <w:color w:val="auto"/>
        </w:rPr>
        <w:t>: Telemetry</w:t>
      </w:r>
      <w:r w:rsidR="000115F5">
        <w:rPr>
          <w:color w:val="auto"/>
        </w:rPr>
        <w:t xml:space="preserve"> </w:t>
      </w:r>
      <w:r w:rsidRPr="003122F1">
        <w:rPr>
          <w:color w:val="auto"/>
        </w:rPr>
        <w:t xml:space="preserve">and Control </w:t>
      </w:r>
      <w:bookmarkEnd w:id="83"/>
      <w:r w:rsidR="000115F5">
        <w:rPr>
          <w:color w:val="auto"/>
        </w:rPr>
        <w:t>Connector Pinout</w:t>
      </w:r>
      <w:bookmarkEnd w:id="84"/>
    </w:p>
    <w:tbl>
      <w:tblPr>
        <w:tblStyle w:val="TableGrid"/>
        <w:tblW w:w="0" w:type="auto"/>
        <w:tblInd w:w="1350" w:type="dxa"/>
        <w:tblLook w:val="04A0" w:firstRow="1" w:lastRow="0" w:firstColumn="1" w:lastColumn="0" w:noHBand="0" w:noVBand="1"/>
      </w:tblPr>
      <w:tblGrid>
        <w:gridCol w:w="853"/>
        <w:gridCol w:w="3037"/>
        <w:gridCol w:w="3441"/>
      </w:tblGrid>
      <w:tr w:rsidR="00A54022" w14:paraId="39861BC2" w14:textId="4EAADCF8" w:rsidTr="00A54022">
        <w:tc>
          <w:tcPr>
            <w:tcW w:w="853" w:type="dxa"/>
            <w:shd w:val="clear" w:color="auto" w:fill="1E1A33"/>
          </w:tcPr>
          <w:p w14:paraId="4CB0C20D" w14:textId="09C359AF" w:rsidR="00A54022" w:rsidRPr="00902A7A" w:rsidRDefault="00A54022" w:rsidP="00343142">
            <w:pPr>
              <w:rPr>
                <w:b/>
              </w:rPr>
            </w:pPr>
            <w:r>
              <w:rPr>
                <w:b/>
              </w:rPr>
              <w:t>Pin</w:t>
            </w:r>
          </w:p>
        </w:tc>
        <w:tc>
          <w:tcPr>
            <w:tcW w:w="3037" w:type="dxa"/>
            <w:shd w:val="clear" w:color="auto" w:fill="1E1A33"/>
          </w:tcPr>
          <w:p w14:paraId="1E76401B" w14:textId="139750BA" w:rsidR="00A54022" w:rsidRPr="00902A7A" w:rsidRDefault="00A54022" w:rsidP="00343142">
            <w:pPr>
              <w:rPr>
                <w:b/>
              </w:rPr>
            </w:pPr>
            <w:r w:rsidRPr="00902A7A">
              <w:rPr>
                <w:b/>
              </w:rPr>
              <w:t>Pin Name</w:t>
            </w:r>
          </w:p>
        </w:tc>
        <w:tc>
          <w:tcPr>
            <w:tcW w:w="3441" w:type="dxa"/>
            <w:shd w:val="clear" w:color="auto" w:fill="1E1A33"/>
          </w:tcPr>
          <w:p w14:paraId="0BEBE273" w14:textId="70DAC106" w:rsidR="00A54022" w:rsidRPr="00902A7A" w:rsidRDefault="00A54022" w:rsidP="00343142">
            <w:pPr>
              <w:rPr>
                <w:b/>
              </w:rPr>
            </w:pPr>
            <w:r w:rsidRPr="00902A7A">
              <w:rPr>
                <w:b/>
              </w:rPr>
              <w:t>Description</w:t>
            </w:r>
          </w:p>
        </w:tc>
      </w:tr>
      <w:tr w:rsidR="00C83931" w14:paraId="5FAE4D13" w14:textId="71A58830" w:rsidTr="003122F1">
        <w:tc>
          <w:tcPr>
            <w:tcW w:w="853" w:type="dxa"/>
          </w:tcPr>
          <w:p w14:paraId="68E3B40C" w14:textId="4989CF53" w:rsidR="00C83931" w:rsidRDefault="00C83931" w:rsidP="00347709">
            <w:r>
              <w:t>1</w:t>
            </w:r>
          </w:p>
        </w:tc>
        <w:tc>
          <w:tcPr>
            <w:tcW w:w="3037" w:type="dxa"/>
          </w:tcPr>
          <w:p w14:paraId="027F10A5" w14:textId="7A87D555" w:rsidR="00C83931" w:rsidRDefault="00C83931" w:rsidP="00347709">
            <w:r>
              <w:t>RS422_BUS_TO_FARSIGHT_P</w:t>
            </w:r>
          </w:p>
        </w:tc>
        <w:tc>
          <w:tcPr>
            <w:tcW w:w="3441" w:type="dxa"/>
            <w:vMerge w:val="restart"/>
            <w:vAlign w:val="center"/>
          </w:tcPr>
          <w:p w14:paraId="76669A29" w14:textId="759AE6B9" w:rsidR="00C83931" w:rsidRDefault="00C83931" w:rsidP="00347709">
            <w:r>
              <w:t>RS422 telemetry, input</w:t>
            </w:r>
          </w:p>
        </w:tc>
      </w:tr>
      <w:tr w:rsidR="00C83931" w14:paraId="2C80F95E" w14:textId="140840E1" w:rsidTr="003122F1">
        <w:tc>
          <w:tcPr>
            <w:tcW w:w="853" w:type="dxa"/>
          </w:tcPr>
          <w:p w14:paraId="3CCFC884" w14:textId="5A7224A2" w:rsidR="00C83931" w:rsidRDefault="00C83931" w:rsidP="00347709">
            <w:r>
              <w:t>2</w:t>
            </w:r>
          </w:p>
        </w:tc>
        <w:tc>
          <w:tcPr>
            <w:tcW w:w="3037" w:type="dxa"/>
          </w:tcPr>
          <w:p w14:paraId="0A4C4F0A" w14:textId="48102174" w:rsidR="00C83931" w:rsidRDefault="00C83931" w:rsidP="00347709">
            <w:r>
              <w:t>RS422_BUS_TO_FARSIGHT_N</w:t>
            </w:r>
          </w:p>
        </w:tc>
        <w:tc>
          <w:tcPr>
            <w:tcW w:w="3441" w:type="dxa"/>
            <w:vMerge/>
          </w:tcPr>
          <w:p w14:paraId="1BADA778" w14:textId="77777777" w:rsidR="00C83931" w:rsidRDefault="00C83931" w:rsidP="00347709"/>
        </w:tc>
      </w:tr>
      <w:tr w:rsidR="00C83931" w14:paraId="52FB55B9" w14:textId="356E75DF">
        <w:tc>
          <w:tcPr>
            <w:tcW w:w="853" w:type="dxa"/>
          </w:tcPr>
          <w:p w14:paraId="13DACC1E" w14:textId="71F21B50" w:rsidR="00C83931" w:rsidRDefault="003E1F82" w:rsidP="00EB0EB5">
            <w:r>
              <w:t>3</w:t>
            </w:r>
          </w:p>
        </w:tc>
        <w:tc>
          <w:tcPr>
            <w:tcW w:w="3037" w:type="dxa"/>
          </w:tcPr>
          <w:p w14:paraId="4BD55A70" w14:textId="63A3913E" w:rsidR="00C83931" w:rsidRDefault="00C83931" w:rsidP="00EB0EB5">
            <w:r>
              <w:t>PPS_P</w:t>
            </w:r>
          </w:p>
        </w:tc>
        <w:tc>
          <w:tcPr>
            <w:tcW w:w="3441" w:type="dxa"/>
            <w:vMerge w:val="restart"/>
            <w:vAlign w:val="center"/>
          </w:tcPr>
          <w:p w14:paraId="69ACBEA8" w14:textId="1507D4E3" w:rsidR="00C83931" w:rsidRDefault="00C83931" w:rsidP="00EB0EB5">
            <w:r>
              <w:t>Pulse Per Second timing pulse, LVDS, input</w:t>
            </w:r>
          </w:p>
        </w:tc>
      </w:tr>
      <w:tr w:rsidR="00C83931" w14:paraId="03295D7C" w14:textId="6F2F5564" w:rsidTr="003122F1">
        <w:tc>
          <w:tcPr>
            <w:tcW w:w="853" w:type="dxa"/>
          </w:tcPr>
          <w:p w14:paraId="0F148EA6" w14:textId="25972C63" w:rsidR="00C83931" w:rsidRDefault="00C83931" w:rsidP="00EB0EB5">
            <w:r>
              <w:t>4</w:t>
            </w:r>
          </w:p>
        </w:tc>
        <w:tc>
          <w:tcPr>
            <w:tcW w:w="3037" w:type="dxa"/>
          </w:tcPr>
          <w:p w14:paraId="22B1341F" w14:textId="687EC860" w:rsidR="00C83931" w:rsidRDefault="00C83931" w:rsidP="00EB0EB5">
            <w:r>
              <w:t>PPS_N</w:t>
            </w:r>
          </w:p>
        </w:tc>
        <w:tc>
          <w:tcPr>
            <w:tcW w:w="3441" w:type="dxa"/>
            <w:vMerge/>
          </w:tcPr>
          <w:p w14:paraId="05EBC841" w14:textId="77777777" w:rsidR="00C83931" w:rsidRDefault="00C83931" w:rsidP="00EB0EB5"/>
        </w:tc>
      </w:tr>
      <w:tr w:rsidR="00C83931" w14:paraId="033831B7" w14:textId="2B2C915A">
        <w:tc>
          <w:tcPr>
            <w:tcW w:w="853" w:type="dxa"/>
          </w:tcPr>
          <w:p w14:paraId="398226B6" w14:textId="5F30B7A1" w:rsidR="00C83931" w:rsidRDefault="00C143DD" w:rsidP="00613524">
            <w:r>
              <w:t>5</w:t>
            </w:r>
          </w:p>
        </w:tc>
        <w:tc>
          <w:tcPr>
            <w:tcW w:w="3037" w:type="dxa"/>
          </w:tcPr>
          <w:p w14:paraId="5113E4AA" w14:textId="09202BBC" w:rsidR="00C83931" w:rsidRDefault="00C83931" w:rsidP="00613524">
            <w:r>
              <w:t>10MHZ_P</w:t>
            </w:r>
          </w:p>
        </w:tc>
        <w:tc>
          <w:tcPr>
            <w:tcW w:w="3441" w:type="dxa"/>
            <w:vMerge w:val="restart"/>
            <w:vAlign w:val="center"/>
          </w:tcPr>
          <w:p w14:paraId="67D0E9E8" w14:textId="323A8811" w:rsidR="00C83931" w:rsidRDefault="00C83931" w:rsidP="00613524">
            <w:r>
              <w:t>10MHz clock, LVDS, input</w:t>
            </w:r>
          </w:p>
        </w:tc>
      </w:tr>
      <w:tr w:rsidR="00C83931" w14:paraId="518EEBF7" w14:textId="15FD2FEF">
        <w:tc>
          <w:tcPr>
            <w:tcW w:w="853" w:type="dxa"/>
          </w:tcPr>
          <w:p w14:paraId="1DD7F8CC" w14:textId="5C82B002" w:rsidR="00C83931" w:rsidRDefault="00C143DD" w:rsidP="00613524">
            <w:r>
              <w:t>6</w:t>
            </w:r>
          </w:p>
        </w:tc>
        <w:tc>
          <w:tcPr>
            <w:tcW w:w="3037" w:type="dxa"/>
          </w:tcPr>
          <w:p w14:paraId="01707040" w14:textId="0A82B392" w:rsidR="00C83931" w:rsidRDefault="00C83931" w:rsidP="00613524">
            <w:r>
              <w:t>10MHZ_N</w:t>
            </w:r>
          </w:p>
        </w:tc>
        <w:tc>
          <w:tcPr>
            <w:tcW w:w="3441" w:type="dxa"/>
            <w:vMerge/>
          </w:tcPr>
          <w:p w14:paraId="2D24985A" w14:textId="3FBE2B3A" w:rsidR="00C83931" w:rsidRDefault="00C83931" w:rsidP="00613524"/>
        </w:tc>
      </w:tr>
      <w:tr w:rsidR="00622AF1" w14:paraId="3CBA90D2" w14:textId="77777777">
        <w:tc>
          <w:tcPr>
            <w:tcW w:w="853" w:type="dxa"/>
          </w:tcPr>
          <w:p w14:paraId="333484AF" w14:textId="18E0DF75" w:rsidR="00622AF1" w:rsidRDefault="00622AF1" w:rsidP="00613524">
            <w:r>
              <w:t>7</w:t>
            </w:r>
          </w:p>
        </w:tc>
        <w:tc>
          <w:tcPr>
            <w:tcW w:w="3037" w:type="dxa"/>
          </w:tcPr>
          <w:p w14:paraId="00D304DF" w14:textId="34E00DD3" w:rsidR="00622AF1" w:rsidRDefault="00622AF1" w:rsidP="00613524">
            <w:r>
              <w:t>GPOUT_P</w:t>
            </w:r>
          </w:p>
        </w:tc>
        <w:tc>
          <w:tcPr>
            <w:tcW w:w="3441" w:type="dxa"/>
            <w:vMerge w:val="restart"/>
          </w:tcPr>
          <w:p w14:paraId="3A6E8394" w14:textId="29FE7C8B" w:rsidR="00622AF1" w:rsidRDefault="00622AF1" w:rsidP="00613524">
            <w:r>
              <w:t>General Purpose Output, L</w:t>
            </w:r>
            <w:r w:rsidR="00E12336">
              <w:t>VDS</w:t>
            </w:r>
            <w:r>
              <w:t>, outp</w:t>
            </w:r>
            <w:r w:rsidR="00E12336">
              <w:t>ut</w:t>
            </w:r>
          </w:p>
        </w:tc>
      </w:tr>
      <w:tr w:rsidR="00622AF1" w14:paraId="2BBF8BAE" w14:textId="77777777">
        <w:tc>
          <w:tcPr>
            <w:tcW w:w="853" w:type="dxa"/>
          </w:tcPr>
          <w:p w14:paraId="1C36F045" w14:textId="41C3B3D9" w:rsidR="00622AF1" w:rsidRDefault="00622AF1" w:rsidP="00613524">
            <w:r>
              <w:t>8</w:t>
            </w:r>
          </w:p>
        </w:tc>
        <w:tc>
          <w:tcPr>
            <w:tcW w:w="3037" w:type="dxa"/>
          </w:tcPr>
          <w:p w14:paraId="02AC4D47" w14:textId="34D1173F" w:rsidR="00622AF1" w:rsidRDefault="00622AF1" w:rsidP="00613524">
            <w:r>
              <w:t>GPOUT_N</w:t>
            </w:r>
          </w:p>
        </w:tc>
        <w:tc>
          <w:tcPr>
            <w:tcW w:w="3441" w:type="dxa"/>
            <w:vMerge/>
          </w:tcPr>
          <w:p w14:paraId="271D57D7" w14:textId="77777777" w:rsidR="00622AF1" w:rsidRDefault="00622AF1" w:rsidP="00613524"/>
        </w:tc>
      </w:tr>
      <w:tr w:rsidR="006D10EF" w14:paraId="79258593" w14:textId="4CBBBB04" w:rsidTr="003122F1">
        <w:tc>
          <w:tcPr>
            <w:tcW w:w="853" w:type="dxa"/>
          </w:tcPr>
          <w:p w14:paraId="72FF3CB8" w14:textId="47F2D0B2" w:rsidR="006D10EF" w:rsidRDefault="006D10EF" w:rsidP="001466FC">
            <w:r>
              <w:t>9</w:t>
            </w:r>
          </w:p>
        </w:tc>
        <w:tc>
          <w:tcPr>
            <w:tcW w:w="3037" w:type="dxa"/>
          </w:tcPr>
          <w:p w14:paraId="44C949EB" w14:textId="2E5BA48D" w:rsidR="006D10EF" w:rsidRDefault="006D10EF" w:rsidP="001466FC">
            <w:r>
              <w:t>PR_SS_P</w:t>
            </w:r>
          </w:p>
        </w:tc>
        <w:tc>
          <w:tcPr>
            <w:tcW w:w="3441" w:type="dxa"/>
            <w:vMerge w:val="restart"/>
          </w:tcPr>
          <w:p w14:paraId="59027699" w14:textId="37DD6BF9" w:rsidR="006D10EF" w:rsidRDefault="006D10EF" w:rsidP="001466FC">
            <w:r>
              <w:t>Programming SPI Chip Select, LVDS, input</w:t>
            </w:r>
          </w:p>
        </w:tc>
      </w:tr>
      <w:tr w:rsidR="006D10EF" w14:paraId="0B97CDA5" w14:textId="759DA603" w:rsidTr="003122F1">
        <w:tc>
          <w:tcPr>
            <w:tcW w:w="853" w:type="dxa"/>
          </w:tcPr>
          <w:p w14:paraId="2F824400" w14:textId="790CA189" w:rsidR="006D10EF" w:rsidRDefault="006D10EF" w:rsidP="001466FC">
            <w:r>
              <w:t>10</w:t>
            </w:r>
          </w:p>
        </w:tc>
        <w:tc>
          <w:tcPr>
            <w:tcW w:w="3037" w:type="dxa"/>
          </w:tcPr>
          <w:p w14:paraId="3377878C" w14:textId="18E69980" w:rsidR="006D10EF" w:rsidRDefault="006D10EF" w:rsidP="001466FC">
            <w:r>
              <w:t>PR_SS_N</w:t>
            </w:r>
          </w:p>
        </w:tc>
        <w:tc>
          <w:tcPr>
            <w:tcW w:w="3441" w:type="dxa"/>
            <w:vMerge/>
          </w:tcPr>
          <w:p w14:paraId="3BF6B7ED" w14:textId="7293F6E5" w:rsidR="006D10EF" w:rsidRDefault="006D10EF" w:rsidP="001466FC"/>
        </w:tc>
      </w:tr>
      <w:tr w:rsidR="005829A8" w14:paraId="6099F13A" w14:textId="5E1C4480">
        <w:tc>
          <w:tcPr>
            <w:tcW w:w="853" w:type="dxa"/>
          </w:tcPr>
          <w:p w14:paraId="59B8E6DE" w14:textId="3B656D9A" w:rsidR="005829A8" w:rsidRDefault="005829A8" w:rsidP="00EB6442">
            <w:r>
              <w:t>11</w:t>
            </w:r>
          </w:p>
        </w:tc>
        <w:tc>
          <w:tcPr>
            <w:tcW w:w="3037" w:type="dxa"/>
          </w:tcPr>
          <w:p w14:paraId="257DA7C5" w14:textId="1BA42F3F" w:rsidR="005829A8" w:rsidRDefault="005829A8" w:rsidP="00EB6442">
            <w:r>
              <w:t>PR_SDI_P</w:t>
            </w:r>
          </w:p>
        </w:tc>
        <w:tc>
          <w:tcPr>
            <w:tcW w:w="3441" w:type="dxa"/>
            <w:vMerge w:val="restart"/>
            <w:vAlign w:val="center"/>
          </w:tcPr>
          <w:p w14:paraId="7D7CD835" w14:textId="3BA43D7C" w:rsidR="005829A8" w:rsidRDefault="005829A8" w:rsidP="00EB6442">
            <w:r>
              <w:t>Programming SPI MOSI, LVDS, input</w:t>
            </w:r>
          </w:p>
        </w:tc>
      </w:tr>
      <w:tr w:rsidR="005829A8" w14:paraId="4BFA06A2" w14:textId="57602C78" w:rsidTr="003122F1">
        <w:tc>
          <w:tcPr>
            <w:tcW w:w="853" w:type="dxa"/>
          </w:tcPr>
          <w:p w14:paraId="70F21317" w14:textId="643F987E" w:rsidR="005829A8" w:rsidRDefault="005829A8" w:rsidP="00EB6442">
            <w:r>
              <w:t>12</w:t>
            </w:r>
          </w:p>
        </w:tc>
        <w:tc>
          <w:tcPr>
            <w:tcW w:w="3037" w:type="dxa"/>
          </w:tcPr>
          <w:p w14:paraId="7042C12E" w14:textId="1CA2B61F" w:rsidR="005829A8" w:rsidRDefault="005829A8" w:rsidP="00EB6442">
            <w:r>
              <w:t>PR_SDI_N</w:t>
            </w:r>
          </w:p>
        </w:tc>
        <w:tc>
          <w:tcPr>
            <w:tcW w:w="3441" w:type="dxa"/>
            <w:vMerge/>
          </w:tcPr>
          <w:p w14:paraId="1F96DBC6" w14:textId="6D149AC1" w:rsidR="005829A8" w:rsidRDefault="005829A8" w:rsidP="00EB6442"/>
        </w:tc>
      </w:tr>
      <w:tr w:rsidR="00EB6442" w14:paraId="27B5049F" w14:textId="615E46D3" w:rsidTr="003122F1">
        <w:tc>
          <w:tcPr>
            <w:tcW w:w="853" w:type="dxa"/>
          </w:tcPr>
          <w:p w14:paraId="6A03CE4D" w14:textId="5219D0E9" w:rsidR="00EB6442" w:rsidRDefault="00AD4239" w:rsidP="00EB6442">
            <w:r>
              <w:t>13</w:t>
            </w:r>
          </w:p>
        </w:tc>
        <w:tc>
          <w:tcPr>
            <w:tcW w:w="3037" w:type="dxa"/>
          </w:tcPr>
          <w:p w14:paraId="528732CF" w14:textId="104EC865" w:rsidR="00EB6442" w:rsidRDefault="00082C42" w:rsidP="00EB6442">
            <w:r>
              <w:t>CHAS</w:t>
            </w:r>
          </w:p>
        </w:tc>
        <w:tc>
          <w:tcPr>
            <w:tcW w:w="3441" w:type="dxa"/>
          </w:tcPr>
          <w:p w14:paraId="78CFEC1C" w14:textId="40859395" w:rsidR="00EB6442" w:rsidRDefault="00082C42" w:rsidP="00EB6442">
            <w:r>
              <w:t>Chassis</w:t>
            </w:r>
            <w:r w:rsidR="009D7C7E">
              <w:t xml:space="preserve"> Shield</w:t>
            </w:r>
          </w:p>
        </w:tc>
      </w:tr>
      <w:tr w:rsidR="008C22FE" w14:paraId="1D0C7CD8" w14:textId="77878B23">
        <w:tc>
          <w:tcPr>
            <w:tcW w:w="853" w:type="dxa"/>
          </w:tcPr>
          <w:p w14:paraId="3A8F6E34" w14:textId="3BD90FD0" w:rsidR="008C22FE" w:rsidRDefault="008C22FE" w:rsidP="008C22FE">
            <w:r>
              <w:t>14</w:t>
            </w:r>
          </w:p>
        </w:tc>
        <w:tc>
          <w:tcPr>
            <w:tcW w:w="3037" w:type="dxa"/>
          </w:tcPr>
          <w:p w14:paraId="6F86AFA0" w14:textId="4D5A1ACA" w:rsidR="008C22FE" w:rsidRDefault="008C22FE" w:rsidP="008C22FE">
            <w:r>
              <w:t>RS422_FARSIGHT_TO_BUS_P</w:t>
            </w:r>
          </w:p>
        </w:tc>
        <w:tc>
          <w:tcPr>
            <w:tcW w:w="3441" w:type="dxa"/>
            <w:vMerge w:val="restart"/>
            <w:vAlign w:val="center"/>
          </w:tcPr>
          <w:p w14:paraId="25F1B022" w14:textId="7666B70D" w:rsidR="008C22FE" w:rsidRDefault="008C22FE" w:rsidP="008C22FE">
            <w:r>
              <w:t>RS422 telemetry, output</w:t>
            </w:r>
          </w:p>
        </w:tc>
      </w:tr>
      <w:tr w:rsidR="008C22FE" w14:paraId="4EB11671" w14:textId="0C634DC6">
        <w:tc>
          <w:tcPr>
            <w:tcW w:w="853" w:type="dxa"/>
          </w:tcPr>
          <w:p w14:paraId="3478B8C7" w14:textId="16634E6D" w:rsidR="008C22FE" w:rsidRDefault="008C22FE" w:rsidP="008C22FE">
            <w:r>
              <w:t>15</w:t>
            </w:r>
          </w:p>
        </w:tc>
        <w:tc>
          <w:tcPr>
            <w:tcW w:w="3037" w:type="dxa"/>
          </w:tcPr>
          <w:p w14:paraId="69A3DF0E" w14:textId="14C284A3" w:rsidR="008C22FE" w:rsidRDefault="008C22FE" w:rsidP="008C22FE">
            <w:r>
              <w:t>RS422_FARSIGHT_TO_BUS_N</w:t>
            </w:r>
          </w:p>
        </w:tc>
        <w:tc>
          <w:tcPr>
            <w:tcW w:w="3441" w:type="dxa"/>
            <w:vMerge/>
          </w:tcPr>
          <w:p w14:paraId="58AB6CDC" w14:textId="083FF9F0" w:rsidR="008C22FE" w:rsidRDefault="008C22FE" w:rsidP="008C22FE"/>
        </w:tc>
      </w:tr>
      <w:tr w:rsidR="00334B6D" w14:paraId="379E4765" w14:textId="35ACEDB2">
        <w:tc>
          <w:tcPr>
            <w:tcW w:w="853" w:type="dxa"/>
          </w:tcPr>
          <w:p w14:paraId="00723DDD" w14:textId="6AB43E6B" w:rsidR="00334B6D" w:rsidRDefault="00334B6D" w:rsidP="00334B6D">
            <w:r>
              <w:t>16</w:t>
            </w:r>
          </w:p>
        </w:tc>
        <w:tc>
          <w:tcPr>
            <w:tcW w:w="3037" w:type="dxa"/>
          </w:tcPr>
          <w:p w14:paraId="7B424000" w14:textId="2B9AAA33" w:rsidR="00334B6D" w:rsidRDefault="00334B6D" w:rsidP="00334B6D">
            <w:r>
              <w:t>TRIG_P</w:t>
            </w:r>
          </w:p>
        </w:tc>
        <w:tc>
          <w:tcPr>
            <w:tcW w:w="3441" w:type="dxa"/>
            <w:vMerge w:val="restart"/>
            <w:vAlign w:val="center"/>
          </w:tcPr>
          <w:p w14:paraId="46278368" w14:textId="39472077" w:rsidR="00334B6D" w:rsidRDefault="00334B6D" w:rsidP="00334B6D">
            <w:r>
              <w:t>External Trigger, LVDS, input</w:t>
            </w:r>
          </w:p>
        </w:tc>
      </w:tr>
      <w:tr w:rsidR="00334B6D" w14:paraId="4C31C5E7" w14:textId="5819A53B" w:rsidTr="003122F1">
        <w:tc>
          <w:tcPr>
            <w:tcW w:w="853" w:type="dxa"/>
          </w:tcPr>
          <w:p w14:paraId="213AD05C" w14:textId="3636E6F9" w:rsidR="00334B6D" w:rsidRDefault="00334B6D" w:rsidP="00334B6D">
            <w:r>
              <w:t>17</w:t>
            </w:r>
          </w:p>
        </w:tc>
        <w:tc>
          <w:tcPr>
            <w:tcW w:w="3037" w:type="dxa"/>
          </w:tcPr>
          <w:p w14:paraId="16581531" w14:textId="5EE0B49F" w:rsidR="00334B6D" w:rsidRDefault="00334B6D" w:rsidP="00334B6D">
            <w:r>
              <w:t>TRIG_N</w:t>
            </w:r>
          </w:p>
        </w:tc>
        <w:tc>
          <w:tcPr>
            <w:tcW w:w="3441" w:type="dxa"/>
            <w:vMerge/>
          </w:tcPr>
          <w:p w14:paraId="6AE4B261" w14:textId="6D7E31F8" w:rsidR="00334B6D" w:rsidRDefault="00334B6D" w:rsidP="00334B6D"/>
        </w:tc>
      </w:tr>
      <w:tr w:rsidR="007B55E7" w14:paraId="52B8F7FF" w14:textId="5837526E" w:rsidTr="00473264">
        <w:tc>
          <w:tcPr>
            <w:tcW w:w="853" w:type="dxa"/>
          </w:tcPr>
          <w:p w14:paraId="0C74939D" w14:textId="1AB69E57" w:rsidR="007B55E7" w:rsidRDefault="007B55E7" w:rsidP="008C22FE">
            <w:r>
              <w:t>18</w:t>
            </w:r>
          </w:p>
        </w:tc>
        <w:tc>
          <w:tcPr>
            <w:tcW w:w="3037" w:type="dxa"/>
          </w:tcPr>
          <w:p w14:paraId="5AE3080E" w14:textId="60C9C9F5" w:rsidR="007B55E7" w:rsidRDefault="007B55E7" w:rsidP="008C22FE">
            <w:r>
              <w:t>INTERRUPT_P</w:t>
            </w:r>
          </w:p>
        </w:tc>
        <w:tc>
          <w:tcPr>
            <w:tcW w:w="3441" w:type="dxa"/>
            <w:vMerge w:val="restart"/>
            <w:vAlign w:val="center"/>
          </w:tcPr>
          <w:p w14:paraId="5D623E12" w14:textId="6BB0D999" w:rsidR="007B55E7" w:rsidRDefault="007B55E7" w:rsidP="00473264">
            <w:r>
              <w:t>INTERRUPT, LVDS, output</w:t>
            </w:r>
          </w:p>
        </w:tc>
      </w:tr>
      <w:tr w:rsidR="007B55E7" w14:paraId="0C366B42" w14:textId="58559485">
        <w:tc>
          <w:tcPr>
            <w:tcW w:w="853" w:type="dxa"/>
          </w:tcPr>
          <w:p w14:paraId="54931690" w14:textId="1EC7BEA0" w:rsidR="007B55E7" w:rsidRDefault="007B55E7" w:rsidP="008C22FE">
            <w:r>
              <w:t>19</w:t>
            </w:r>
          </w:p>
        </w:tc>
        <w:tc>
          <w:tcPr>
            <w:tcW w:w="3037" w:type="dxa"/>
          </w:tcPr>
          <w:p w14:paraId="7A1ED74C" w14:textId="384192CB" w:rsidR="007B55E7" w:rsidRDefault="007B55E7" w:rsidP="008C22FE">
            <w:r>
              <w:t>INTERRUPT_N</w:t>
            </w:r>
          </w:p>
        </w:tc>
        <w:tc>
          <w:tcPr>
            <w:tcW w:w="3441" w:type="dxa"/>
            <w:vMerge/>
            <w:vAlign w:val="center"/>
          </w:tcPr>
          <w:p w14:paraId="662FA122" w14:textId="6DC3D955" w:rsidR="007B55E7" w:rsidRDefault="007B55E7" w:rsidP="008C22FE"/>
        </w:tc>
      </w:tr>
      <w:tr w:rsidR="00C9316F" w14:paraId="7C9D9F5C" w14:textId="7B09F127" w:rsidTr="003122F1">
        <w:tc>
          <w:tcPr>
            <w:tcW w:w="853" w:type="dxa"/>
          </w:tcPr>
          <w:p w14:paraId="4F850731" w14:textId="28B9AD93" w:rsidR="00C9316F" w:rsidRDefault="00C9316F" w:rsidP="008C22FE">
            <w:r>
              <w:t>20</w:t>
            </w:r>
          </w:p>
        </w:tc>
        <w:tc>
          <w:tcPr>
            <w:tcW w:w="3037" w:type="dxa"/>
          </w:tcPr>
          <w:p w14:paraId="506CE518" w14:textId="2DE0930F" w:rsidR="00C9316F" w:rsidRDefault="00C9316F" w:rsidP="008C22FE">
            <w:r>
              <w:t>GPIN_P</w:t>
            </w:r>
          </w:p>
        </w:tc>
        <w:tc>
          <w:tcPr>
            <w:tcW w:w="3441" w:type="dxa"/>
            <w:vMerge w:val="restart"/>
          </w:tcPr>
          <w:p w14:paraId="477562AC" w14:textId="228CB627" w:rsidR="00C9316F" w:rsidRDefault="00C9316F" w:rsidP="008C22FE">
            <w:r>
              <w:t>General Purpose Input, LVDS, input</w:t>
            </w:r>
          </w:p>
        </w:tc>
      </w:tr>
      <w:tr w:rsidR="00C9316F" w14:paraId="7B830D87" w14:textId="6B829132">
        <w:tc>
          <w:tcPr>
            <w:tcW w:w="853" w:type="dxa"/>
          </w:tcPr>
          <w:p w14:paraId="4415FCFD" w14:textId="680F424F" w:rsidR="00C9316F" w:rsidRDefault="00C9316F" w:rsidP="008C22FE">
            <w:r>
              <w:t>21</w:t>
            </w:r>
          </w:p>
        </w:tc>
        <w:tc>
          <w:tcPr>
            <w:tcW w:w="3037" w:type="dxa"/>
          </w:tcPr>
          <w:p w14:paraId="39F80921" w14:textId="18B5BAFB" w:rsidR="00C9316F" w:rsidRDefault="00C9316F" w:rsidP="008C22FE">
            <w:r>
              <w:t>GPIN_N</w:t>
            </w:r>
          </w:p>
        </w:tc>
        <w:tc>
          <w:tcPr>
            <w:tcW w:w="3441" w:type="dxa"/>
            <w:vMerge/>
          </w:tcPr>
          <w:p w14:paraId="0B0910EC" w14:textId="340ABB2C" w:rsidR="00C9316F" w:rsidRDefault="00C9316F" w:rsidP="008C22FE"/>
        </w:tc>
      </w:tr>
      <w:tr w:rsidR="008C22FE" w14:paraId="070B280C" w14:textId="77777777">
        <w:tc>
          <w:tcPr>
            <w:tcW w:w="853" w:type="dxa"/>
          </w:tcPr>
          <w:p w14:paraId="2EEBD8AD" w14:textId="21D32138" w:rsidR="008C22FE" w:rsidRDefault="00C9316F" w:rsidP="008C22FE">
            <w:r>
              <w:t>22</w:t>
            </w:r>
          </w:p>
        </w:tc>
        <w:tc>
          <w:tcPr>
            <w:tcW w:w="3037" w:type="dxa"/>
          </w:tcPr>
          <w:p w14:paraId="55AAAA1A" w14:textId="1F53B1AC" w:rsidR="008C22FE" w:rsidRDefault="00DC045A" w:rsidP="008C22FE">
            <w:r>
              <w:t>PR_SDO_P</w:t>
            </w:r>
          </w:p>
        </w:tc>
        <w:tc>
          <w:tcPr>
            <w:tcW w:w="3441" w:type="dxa"/>
            <w:vMerge w:val="restart"/>
            <w:vAlign w:val="center"/>
          </w:tcPr>
          <w:p w14:paraId="0F4C8EB3" w14:textId="0DA02117" w:rsidR="008C22FE" w:rsidRDefault="00DC045A" w:rsidP="008C22FE">
            <w:r>
              <w:t>Programming SPI MISO, LVDS, output</w:t>
            </w:r>
          </w:p>
        </w:tc>
      </w:tr>
      <w:tr w:rsidR="008C22FE" w14:paraId="6B096B75" w14:textId="77777777">
        <w:tc>
          <w:tcPr>
            <w:tcW w:w="853" w:type="dxa"/>
          </w:tcPr>
          <w:p w14:paraId="790BC813" w14:textId="1A35B041" w:rsidR="008C22FE" w:rsidRDefault="00C9316F" w:rsidP="008C22FE">
            <w:r>
              <w:t>23</w:t>
            </w:r>
          </w:p>
        </w:tc>
        <w:tc>
          <w:tcPr>
            <w:tcW w:w="3037" w:type="dxa"/>
          </w:tcPr>
          <w:p w14:paraId="3BDD1DFE" w14:textId="0AC5345F" w:rsidR="008C22FE" w:rsidRDefault="00DC045A" w:rsidP="008C22FE">
            <w:r>
              <w:t>PR_SDO_N</w:t>
            </w:r>
          </w:p>
        </w:tc>
        <w:tc>
          <w:tcPr>
            <w:tcW w:w="3441" w:type="dxa"/>
            <w:vMerge/>
            <w:vAlign w:val="center"/>
          </w:tcPr>
          <w:p w14:paraId="2CD463E7" w14:textId="36DAC85F" w:rsidR="008C22FE" w:rsidRDefault="008C22FE" w:rsidP="008C22FE"/>
        </w:tc>
      </w:tr>
      <w:tr w:rsidR="0011723F" w14:paraId="7927086D" w14:textId="77777777">
        <w:tc>
          <w:tcPr>
            <w:tcW w:w="853" w:type="dxa"/>
          </w:tcPr>
          <w:p w14:paraId="7A112919" w14:textId="59058334" w:rsidR="0011723F" w:rsidRDefault="0011723F" w:rsidP="008C22FE">
            <w:r>
              <w:t>24</w:t>
            </w:r>
          </w:p>
        </w:tc>
        <w:tc>
          <w:tcPr>
            <w:tcW w:w="3037" w:type="dxa"/>
          </w:tcPr>
          <w:p w14:paraId="04CFA715" w14:textId="1D09492B" w:rsidR="0011723F" w:rsidRDefault="0011723F" w:rsidP="008C22FE">
            <w:r>
              <w:t>PR_SCK_P</w:t>
            </w:r>
          </w:p>
        </w:tc>
        <w:tc>
          <w:tcPr>
            <w:tcW w:w="3441" w:type="dxa"/>
            <w:vMerge w:val="restart"/>
          </w:tcPr>
          <w:p w14:paraId="2D49895A" w14:textId="205DEA83" w:rsidR="0011723F" w:rsidRDefault="0011723F" w:rsidP="008C22FE">
            <w:r>
              <w:t>Programming SPI clock, LVDS, input</w:t>
            </w:r>
          </w:p>
        </w:tc>
      </w:tr>
      <w:tr w:rsidR="0011723F" w14:paraId="55DE75CC" w14:textId="77777777">
        <w:tc>
          <w:tcPr>
            <w:tcW w:w="853" w:type="dxa"/>
          </w:tcPr>
          <w:p w14:paraId="14EDBA2A" w14:textId="05576060" w:rsidR="0011723F" w:rsidRDefault="0011723F" w:rsidP="008C22FE">
            <w:r>
              <w:t>25</w:t>
            </w:r>
          </w:p>
        </w:tc>
        <w:tc>
          <w:tcPr>
            <w:tcW w:w="3037" w:type="dxa"/>
          </w:tcPr>
          <w:p w14:paraId="78521E43" w14:textId="2F9B273C" w:rsidR="0011723F" w:rsidRDefault="0011723F" w:rsidP="008C22FE">
            <w:r>
              <w:t>PR_SCK_N</w:t>
            </w:r>
          </w:p>
        </w:tc>
        <w:tc>
          <w:tcPr>
            <w:tcW w:w="3441" w:type="dxa"/>
            <w:vMerge/>
          </w:tcPr>
          <w:p w14:paraId="015FDE44" w14:textId="3C6CC6B3" w:rsidR="0011723F" w:rsidRDefault="0011723F" w:rsidP="008C22FE"/>
        </w:tc>
      </w:tr>
    </w:tbl>
    <w:p w14:paraId="540E16A6" w14:textId="0E3715BF" w:rsidR="006649D9" w:rsidRDefault="006649D9" w:rsidP="003650BB"/>
    <w:bookmarkEnd w:id="24"/>
    <w:p w14:paraId="6AB665C3" w14:textId="77777777" w:rsidR="00362313" w:rsidRDefault="00362313">
      <w:pPr>
        <w:rPr>
          <w:rFonts w:ascii="Aptos ExtraBold" w:eastAsiaTheme="majorEastAsia" w:hAnsi="Aptos ExtraBold" w:cstheme="majorBidi"/>
          <w:b/>
          <w:sz w:val="28"/>
          <w:szCs w:val="24"/>
        </w:rPr>
      </w:pPr>
      <w:r>
        <w:br w:type="page"/>
      </w:r>
    </w:p>
    <w:p w14:paraId="2FCBDE35" w14:textId="0ED6CC53" w:rsidR="00456908" w:rsidRPr="00456908" w:rsidRDefault="006649D9" w:rsidP="003650BB">
      <w:pPr>
        <w:pStyle w:val="Heading3"/>
        <w:numPr>
          <w:ilvl w:val="2"/>
          <w:numId w:val="25"/>
        </w:numPr>
        <w:ind w:left="1152"/>
      </w:pPr>
      <w:bookmarkStart w:id="85" w:name="_Toc201160794"/>
      <w:r>
        <w:t>J</w:t>
      </w:r>
      <w:r w:rsidR="00B50FAD">
        <w:t>2</w:t>
      </w:r>
      <w:r>
        <w:t xml:space="preserve">: </w:t>
      </w:r>
      <w:r w:rsidR="00781AA8">
        <w:t>PCIe</w:t>
      </w:r>
      <w:r w:rsidR="006C167A">
        <w:t xml:space="preserve"> SERIAL DATA</w:t>
      </w:r>
      <w:bookmarkEnd w:id="85"/>
    </w:p>
    <w:p w14:paraId="608C5933" w14:textId="6F53EA03" w:rsidR="00B900A8" w:rsidRDefault="00AC00E5" w:rsidP="003367F5">
      <w:pPr>
        <w:jc w:val="both"/>
      </w:pPr>
      <w:r>
        <w:t>26</w:t>
      </w:r>
      <w:r w:rsidR="00B900A8">
        <w:t xml:space="preserve"> </w:t>
      </w:r>
      <w:proofErr w:type="gramStart"/>
      <w:r w:rsidR="00B900A8">
        <w:t>pin</w:t>
      </w:r>
      <w:proofErr w:type="gramEnd"/>
      <w:r w:rsidR="00B900A8">
        <w:t xml:space="preserve"> </w:t>
      </w:r>
      <w:proofErr w:type="spellStart"/>
      <w:r w:rsidR="00A00997">
        <w:t>Samtec</w:t>
      </w:r>
      <w:proofErr w:type="spellEnd"/>
      <w:r w:rsidR="00A00997">
        <w:t xml:space="preserve"> </w:t>
      </w:r>
      <w:proofErr w:type="spellStart"/>
      <w:r w:rsidR="00A00997">
        <w:t>AcceleRate</w:t>
      </w:r>
      <w:proofErr w:type="spellEnd"/>
      <w:r w:rsidR="00A00997">
        <w:t xml:space="preserve"> AR</w:t>
      </w:r>
      <w:r w:rsidR="000E78CD">
        <w:t>C6 connector</w:t>
      </w:r>
      <w:r w:rsidR="00C335A7">
        <w:t>.</w:t>
      </w:r>
    </w:p>
    <w:p w14:paraId="01C574F3" w14:textId="25E5247E" w:rsidR="006649D9" w:rsidRDefault="000D068D" w:rsidP="003367F5">
      <w:pPr>
        <w:jc w:val="both"/>
      </w:pPr>
      <w:r>
        <w:t>(</w:t>
      </w:r>
      <w:proofErr w:type="spellStart"/>
      <w:r w:rsidR="000E78CD">
        <w:t>Samtec</w:t>
      </w:r>
      <w:proofErr w:type="spellEnd"/>
      <w:r w:rsidR="000E78CD">
        <w:t xml:space="preserve"> </w:t>
      </w:r>
      <w:r w:rsidR="00B20D4E" w:rsidRPr="00B20D4E">
        <w:t>ARF6-08-S-D-A-K-TR</w:t>
      </w:r>
      <w:r>
        <w:t xml:space="preserve">, mating example: </w:t>
      </w:r>
      <w:proofErr w:type="spellStart"/>
      <w:r w:rsidR="006D4B62">
        <w:t>Samtec</w:t>
      </w:r>
      <w:proofErr w:type="spellEnd"/>
      <w:r w:rsidR="006D4B62">
        <w:t xml:space="preserve"> </w:t>
      </w:r>
      <w:r w:rsidR="00452787" w:rsidRPr="00452787">
        <w:t>ARC6-08-06.0-LU-LD-2-1</w:t>
      </w:r>
      <w:r>
        <w:t>)</w:t>
      </w:r>
    </w:p>
    <w:p w14:paraId="3F6C14C1" w14:textId="56EA68D5" w:rsidR="003122F1" w:rsidRPr="003122F1" w:rsidRDefault="003122F1" w:rsidP="003122F1">
      <w:pPr>
        <w:pStyle w:val="Caption"/>
        <w:keepNext/>
        <w:spacing w:after="0"/>
        <w:jc w:val="center"/>
        <w:rPr>
          <w:color w:val="auto"/>
        </w:rPr>
      </w:pPr>
      <w:bookmarkStart w:id="86" w:name="_Toc176771362"/>
      <w:bookmarkStart w:id="87" w:name="_Toc201160826"/>
      <w:r w:rsidRPr="003122F1">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15</w:t>
      </w:r>
      <w:r w:rsidR="00E763F6">
        <w:rPr>
          <w:color w:val="auto"/>
        </w:rPr>
        <w:fldChar w:fldCharType="end"/>
      </w:r>
      <w:r w:rsidRPr="003122F1">
        <w:rPr>
          <w:color w:val="auto"/>
        </w:rPr>
        <w:t xml:space="preserve">: High-Speed Serial Data </w:t>
      </w:r>
      <w:r w:rsidR="00520EC4">
        <w:rPr>
          <w:color w:val="auto"/>
        </w:rPr>
        <w:t xml:space="preserve">Connector </w:t>
      </w:r>
      <w:r w:rsidRPr="003122F1">
        <w:rPr>
          <w:color w:val="auto"/>
        </w:rPr>
        <w:t>Pin</w:t>
      </w:r>
      <w:bookmarkEnd w:id="86"/>
      <w:r w:rsidR="00520EC4">
        <w:rPr>
          <w:color w:val="auto"/>
        </w:rPr>
        <w:t>out</w:t>
      </w:r>
      <w:bookmarkEnd w:id="87"/>
    </w:p>
    <w:tbl>
      <w:tblPr>
        <w:tblStyle w:val="TableGrid"/>
        <w:tblW w:w="0" w:type="auto"/>
        <w:tblInd w:w="1350" w:type="dxa"/>
        <w:tblLook w:val="04A0" w:firstRow="1" w:lastRow="0" w:firstColumn="1" w:lastColumn="0" w:noHBand="0" w:noVBand="1"/>
      </w:tblPr>
      <w:tblGrid>
        <w:gridCol w:w="1165"/>
        <w:gridCol w:w="2671"/>
        <w:gridCol w:w="65"/>
        <w:gridCol w:w="3654"/>
      </w:tblGrid>
      <w:tr w:rsidR="00D81C8A" w14:paraId="38E91E59" w14:textId="1039BC37" w:rsidTr="18FE9D56">
        <w:tc>
          <w:tcPr>
            <w:tcW w:w="1165" w:type="dxa"/>
            <w:shd w:val="clear" w:color="auto" w:fill="1E1A33"/>
          </w:tcPr>
          <w:p w14:paraId="3C771CDA" w14:textId="77777777" w:rsidR="00D81C8A" w:rsidRPr="00902A7A" w:rsidRDefault="00D81C8A">
            <w:pPr>
              <w:rPr>
                <w:b/>
              </w:rPr>
            </w:pPr>
            <w:r w:rsidRPr="00902A7A">
              <w:rPr>
                <w:b/>
              </w:rPr>
              <w:t>Pin Number</w:t>
            </w:r>
          </w:p>
        </w:tc>
        <w:tc>
          <w:tcPr>
            <w:tcW w:w="2671" w:type="dxa"/>
            <w:shd w:val="clear" w:color="auto" w:fill="1E1A33"/>
          </w:tcPr>
          <w:p w14:paraId="09486220" w14:textId="77777777" w:rsidR="00D81C8A" w:rsidRPr="00902A7A" w:rsidRDefault="00D81C8A">
            <w:pPr>
              <w:rPr>
                <w:b/>
              </w:rPr>
            </w:pPr>
            <w:r w:rsidRPr="00902A7A">
              <w:rPr>
                <w:b/>
              </w:rPr>
              <w:t>Pin Name</w:t>
            </w:r>
          </w:p>
        </w:tc>
        <w:tc>
          <w:tcPr>
            <w:tcW w:w="3719" w:type="dxa"/>
            <w:gridSpan w:val="2"/>
            <w:shd w:val="clear" w:color="auto" w:fill="1E1A33"/>
          </w:tcPr>
          <w:p w14:paraId="11F64E9E" w14:textId="16E77DA5" w:rsidR="00D81C8A" w:rsidRPr="00902A7A" w:rsidRDefault="00D81C8A">
            <w:pPr>
              <w:rPr>
                <w:b/>
              </w:rPr>
            </w:pPr>
            <w:r w:rsidRPr="00902A7A">
              <w:rPr>
                <w:b/>
              </w:rPr>
              <w:t>Description</w:t>
            </w:r>
          </w:p>
        </w:tc>
      </w:tr>
      <w:tr w:rsidR="00D81C8A" w14:paraId="4FF626C1" w14:textId="26B29552" w:rsidTr="18FE9D56">
        <w:tc>
          <w:tcPr>
            <w:tcW w:w="1165" w:type="dxa"/>
          </w:tcPr>
          <w:p w14:paraId="623E0310" w14:textId="77777777" w:rsidR="00D81C8A" w:rsidRDefault="00D81C8A" w:rsidP="009B44A3">
            <w:r>
              <w:t>1</w:t>
            </w:r>
          </w:p>
        </w:tc>
        <w:tc>
          <w:tcPr>
            <w:tcW w:w="2736" w:type="dxa"/>
            <w:gridSpan w:val="2"/>
          </w:tcPr>
          <w:p w14:paraId="43C8E5BD" w14:textId="095E9C14" w:rsidR="18FE9D56" w:rsidRDefault="18FE9D56" w:rsidP="18FE9D56">
            <w:r w:rsidRPr="18FE9D56">
              <w:rPr>
                <w:rFonts w:eastAsia="Aptos" w:cs="Aptos"/>
              </w:rPr>
              <w:t>CHAS</w:t>
            </w:r>
          </w:p>
        </w:tc>
        <w:tc>
          <w:tcPr>
            <w:tcW w:w="3654" w:type="dxa"/>
          </w:tcPr>
          <w:p w14:paraId="1C3683B8" w14:textId="6AD57A44" w:rsidR="18FE9D56" w:rsidRDefault="18FE9D56" w:rsidP="18FE9D56">
            <w:r w:rsidRPr="18FE9D56">
              <w:rPr>
                <w:rFonts w:eastAsia="Aptos" w:cs="Aptos"/>
              </w:rPr>
              <w:t>Chassis Shield</w:t>
            </w:r>
          </w:p>
        </w:tc>
      </w:tr>
      <w:tr w:rsidR="00D81C8A" w14:paraId="3BBFBBD0" w14:textId="665711EA" w:rsidTr="18FE9D56">
        <w:tc>
          <w:tcPr>
            <w:tcW w:w="1165" w:type="dxa"/>
          </w:tcPr>
          <w:p w14:paraId="14E80CCF" w14:textId="53A47144" w:rsidR="00D81C8A" w:rsidRDefault="00E03694" w:rsidP="00A70447">
            <w:r>
              <w:t>3</w:t>
            </w:r>
          </w:p>
        </w:tc>
        <w:tc>
          <w:tcPr>
            <w:tcW w:w="2736" w:type="dxa"/>
            <w:gridSpan w:val="2"/>
          </w:tcPr>
          <w:p w14:paraId="2FC183D6" w14:textId="5FE45686" w:rsidR="18FE9D56" w:rsidRDefault="18FE9D56" w:rsidP="18FE9D56">
            <w:r w:rsidRPr="18FE9D56">
              <w:rPr>
                <w:rFonts w:eastAsia="Aptos" w:cs="Aptos"/>
              </w:rPr>
              <w:t>PCIE_REF_CLK_N</w:t>
            </w:r>
          </w:p>
        </w:tc>
        <w:tc>
          <w:tcPr>
            <w:tcW w:w="3654" w:type="dxa"/>
          </w:tcPr>
          <w:p w14:paraId="2092D77F" w14:textId="04EC30C0" w:rsidR="18FE9D56" w:rsidRDefault="18FE9D56" w:rsidP="18FE9D56">
            <w:r w:rsidRPr="18FE9D56">
              <w:rPr>
                <w:rFonts w:eastAsia="Aptos" w:cs="Aptos"/>
              </w:rPr>
              <w:t>PCIe Reference Clock Negative, SerDes, input</w:t>
            </w:r>
          </w:p>
        </w:tc>
      </w:tr>
      <w:tr w:rsidR="00D81C8A" w14:paraId="6171C4B2" w14:textId="0A0E8891" w:rsidTr="18FE9D56">
        <w:tc>
          <w:tcPr>
            <w:tcW w:w="1165" w:type="dxa"/>
          </w:tcPr>
          <w:p w14:paraId="1F0EA8C3" w14:textId="7D4D9E81" w:rsidR="00D81C8A" w:rsidRDefault="00E03694" w:rsidP="00C95122">
            <w:r>
              <w:t>5</w:t>
            </w:r>
          </w:p>
        </w:tc>
        <w:tc>
          <w:tcPr>
            <w:tcW w:w="2736" w:type="dxa"/>
            <w:gridSpan w:val="2"/>
          </w:tcPr>
          <w:p w14:paraId="4BDB090D" w14:textId="204848BD" w:rsidR="18FE9D56" w:rsidRDefault="18FE9D56" w:rsidP="18FE9D56">
            <w:r w:rsidRPr="18FE9D56">
              <w:rPr>
                <w:rFonts w:eastAsia="Aptos" w:cs="Aptos"/>
              </w:rPr>
              <w:t>PCIE_REF_CLK_P</w:t>
            </w:r>
          </w:p>
        </w:tc>
        <w:tc>
          <w:tcPr>
            <w:tcW w:w="3654" w:type="dxa"/>
          </w:tcPr>
          <w:p w14:paraId="0D5398A1" w14:textId="1A0C9CBD" w:rsidR="18FE9D56" w:rsidRDefault="18FE9D56" w:rsidP="18FE9D56">
            <w:r w:rsidRPr="18FE9D56">
              <w:rPr>
                <w:rFonts w:eastAsia="Aptos" w:cs="Aptos"/>
              </w:rPr>
              <w:t>PCIe Reference Clock Positive, SerDes, input</w:t>
            </w:r>
          </w:p>
        </w:tc>
      </w:tr>
      <w:tr w:rsidR="004B6C78" w14:paraId="17BCC26F" w14:textId="765D2D17" w:rsidTr="18FE9D56">
        <w:tc>
          <w:tcPr>
            <w:tcW w:w="1165" w:type="dxa"/>
          </w:tcPr>
          <w:p w14:paraId="29678E84" w14:textId="793626FB" w:rsidR="004B6C78" w:rsidRDefault="004B6C78" w:rsidP="004B6C78">
            <w:r>
              <w:t>7</w:t>
            </w:r>
          </w:p>
        </w:tc>
        <w:tc>
          <w:tcPr>
            <w:tcW w:w="2736" w:type="dxa"/>
            <w:gridSpan w:val="2"/>
          </w:tcPr>
          <w:p w14:paraId="461FBF3A" w14:textId="7E729B1B" w:rsidR="18FE9D56" w:rsidRDefault="18FE9D56" w:rsidP="18FE9D56">
            <w:r w:rsidRPr="18FE9D56">
              <w:rPr>
                <w:rFonts w:eastAsia="Aptos" w:cs="Aptos"/>
              </w:rPr>
              <w:t xml:space="preserve">CHAS </w:t>
            </w:r>
          </w:p>
        </w:tc>
        <w:tc>
          <w:tcPr>
            <w:tcW w:w="3654" w:type="dxa"/>
          </w:tcPr>
          <w:p w14:paraId="3FDD4EDF" w14:textId="0DCD4338" w:rsidR="18FE9D56" w:rsidRDefault="18FE9D56" w:rsidP="18FE9D56">
            <w:r w:rsidRPr="18FE9D56">
              <w:rPr>
                <w:rFonts w:eastAsia="Aptos" w:cs="Aptos"/>
              </w:rPr>
              <w:t>Chassis Shield</w:t>
            </w:r>
          </w:p>
        </w:tc>
      </w:tr>
      <w:tr w:rsidR="00CD034F" w14:paraId="551B8887" w14:textId="1A35356E" w:rsidTr="18FE9D56">
        <w:tc>
          <w:tcPr>
            <w:tcW w:w="1165" w:type="dxa"/>
          </w:tcPr>
          <w:p w14:paraId="11499436" w14:textId="02FE6E97" w:rsidR="00CD034F" w:rsidRDefault="00CD034F" w:rsidP="00CD034F">
            <w:r>
              <w:t>9</w:t>
            </w:r>
          </w:p>
        </w:tc>
        <w:tc>
          <w:tcPr>
            <w:tcW w:w="2736" w:type="dxa"/>
            <w:gridSpan w:val="2"/>
          </w:tcPr>
          <w:p w14:paraId="42960727" w14:textId="0000D421" w:rsidR="18FE9D56" w:rsidRDefault="18FE9D56" w:rsidP="18FE9D56">
            <w:r w:rsidRPr="18FE9D56">
              <w:rPr>
                <w:rFonts w:eastAsia="Aptos" w:cs="Aptos"/>
              </w:rPr>
              <w:t>PCIE_NRESET_N</w:t>
            </w:r>
          </w:p>
        </w:tc>
        <w:tc>
          <w:tcPr>
            <w:tcW w:w="3654" w:type="dxa"/>
          </w:tcPr>
          <w:p w14:paraId="4D6BE951" w14:textId="7173B45C" w:rsidR="18FE9D56" w:rsidRDefault="18FE9D56" w:rsidP="18FE9D56">
            <w:r w:rsidRPr="18FE9D56">
              <w:rPr>
                <w:rFonts w:eastAsia="Aptos" w:cs="Aptos"/>
              </w:rPr>
              <w:t xml:space="preserve">PCIe </w:t>
            </w:r>
            <w:proofErr w:type="spellStart"/>
            <w:r w:rsidRPr="18FE9D56">
              <w:rPr>
                <w:rFonts w:eastAsia="Aptos" w:cs="Aptos"/>
              </w:rPr>
              <w:t>nRESET</w:t>
            </w:r>
            <w:proofErr w:type="spellEnd"/>
            <w:r w:rsidRPr="18FE9D56">
              <w:rPr>
                <w:rFonts w:eastAsia="Aptos" w:cs="Aptos"/>
              </w:rPr>
              <w:t xml:space="preserve"> Negative, LVDS, input</w:t>
            </w:r>
          </w:p>
        </w:tc>
      </w:tr>
      <w:tr w:rsidR="00CD034F" w14:paraId="273AA6BF" w14:textId="77777777" w:rsidTr="18FE9D56">
        <w:tc>
          <w:tcPr>
            <w:tcW w:w="1165" w:type="dxa"/>
          </w:tcPr>
          <w:p w14:paraId="661785FE" w14:textId="2C6901CA" w:rsidR="00CD034F" w:rsidRDefault="00CD034F" w:rsidP="00CD034F">
            <w:r>
              <w:t>11</w:t>
            </w:r>
          </w:p>
        </w:tc>
        <w:tc>
          <w:tcPr>
            <w:tcW w:w="2736" w:type="dxa"/>
            <w:gridSpan w:val="2"/>
          </w:tcPr>
          <w:p w14:paraId="2D7DB9F3" w14:textId="1C4438D7" w:rsidR="18FE9D56" w:rsidRDefault="18FE9D56" w:rsidP="18FE9D56">
            <w:r w:rsidRPr="18FE9D56">
              <w:rPr>
                <w:rFonts w:eastAsia="Aptos" w:cs="Aptos"/>
              </w:rPr>
              <w:t>PCIE_NRESET_P</w:t>
            </w:r>
          </w:p>
        </w:tc>
        <w:tc>
          <w:tcPr>
            <w:tcW w:w="3654" w:type="dxa"/>
          </w:tcPr>
          <w:p w14:paraId="77D64695" w14:textId="51DED05D" w:rsidR="18FE9D56" w:rsidRDefault="18FE9D56" w:rsidP="18FE9D56">
            <w:r w:rsidRPr="18FE9D56">
              <w:rPr>
                <w:rFonts w:eastAsia="Aptos" w:cs="Aptos"/>
              </w:rPr>
              <w:t xml:space="preserve">PCIe </w:t>
            </w:r>
            <w:proofErr w:type="spellStart"/>
            <w:r w:rsidRPr="18FE9D56">
              <w:rPr>
                <w:rFonts w:eastAsia="Aptos" w:cs="Aptos"/>
              </w:rPr>
              <w:t>nRESET</w:t>
            </w:r>
            <w:proofErr w:type="spellEnd"/>
            <w:r w:rsidRPr="18FE9D56">
              <w:rPr>
                <w:rFonts w:eastAsia="Aptos" w:cs="Aptos"/>
              </w:rPr>
              <w:t xml:space="preserve"> Positive, LVDS, input</w:t>
            </w:r>
          </w:p>
        </w:tc>
      </w:tr>
      <w:tr w:rsidR="00CD034F" w14:paraId="0071C268" w14:textId="77777777" w:rsidTr="18FE9D56">
        <w:tc>
          <w:tcPr>
            <w:tcW w:w="1165" w:type="dxa"/>
          </w:tcPr>
          <w:p w14:paraId="5637C8F9" w14:textId="5646D1E8" w:rsidR="00CD034F" w:rsidRDefault="00CD034F" w:rsidP="00CD034F">
            <w:r>
              <w:t>13</w:t>
            </w:r>
          </w:p>
        </w:tc>
        <w:tc>
          <w:tcPr>
            <w:tcW w:w="2736" w:type="dxa"/>
            <w:gridSpan w:val="2"/>
          </w:tcPr>
          <w:p w14:paraId="59219950" w14:textId="0A003B70" w:rsidR="18FE9D56" w:rsidRDefault="18FE9D56" w:rsidP="18FE9D56">
            <w:r w:rsidRPr="18FE9D56">
              <w:rPr>
                <w:rFonts w:eastAsia="Aptos" w:cs="Aptos"/>
              </w:rPr>
              <w:t>CHAS</w:t>
            </w:r>
          </w:p>
        </w:tc>
        <w:tc>
          <w:tcPr>
            <w:tcW w:w="3654" w:type="dxa"/>
          </w:tcPr>
          <w:p w14:paraId="74DA3C9B" w14:textId="13D55B2E" w:rsidR="18FE9D56" w:rsidRDefault="18FE9D56" w:rsidP="18FE9D56">
            <w:r w:rsidRPr="18FE9D56">
              <w:rPr>
                <w:rFonts w:eastAsia="Aptos" w:cs="Aptos"/>
              </w:rPr>
              <w:t>Chassis Shield</w:t>
            </w:r>
          </w:p>
        </w:tc>
      </w:tr>
      <w:tr w:rsidR="00CD034F" w14:paraId="6994054E" w14:textId="77777777" w:rsidTr="18FE9D56">
        <w:tc>
          <w:tcPr>
            <w:tcW w:w="1165" w:type="dxa"/>
          </w:tcPr>
          <w:p w14:paraId="4B59D5B4" w14:textId="3097A25C" w:rsidR="00CD034F" w:rsidRDefault="00CD034F" w:rsidP="00CD034F">
            <w:r>
              <w:t>15</w:t>
            </w:r>
          </w:p>
        </w:tc>
        <w:tc>
          <w:tcPr>
            <w:tcW w:w="2736" w:type="dxa"/>
            <w:gridSpan w:val="2"/>
          </w:tcPr>
          <w:p w14:paraId="2F117D6D" w14:textId="1CE69765" w:rsidR="18FE9D56" w:rsidRDefault="18FE9D56" w:rsidP="18FE9D56">
            <w:r w:rsidRPr="18FE9D56">
              <w:rPr>
                <w:rFonts w:eastAsia="Aptos" w:cs="Aptos"/>
              </w:rPr>
              <w:t>PCIE1_RX_P</w:t>
            </w:r>
          </w:p>
        </w:tc>
        <w:tc>
          <w:tcPr>
            <w:tcW w:w="3654" w:type="dxa"/>
          </w:tcPr>
          <w:p w14:paraId="7885D626" w14:textId="0118BE3A" w:rsidR="18FE9D56" w:rsidRDefault="18FE9D56" w:rsidP="18FE9D56">
            <w:r w:rsidRPr="18FE9D56">
              <w:rPr>
                <w:rFonts w:eastAsia="Aptos" w:cs="Aptos"/>
              </w:rPr>
              <w:t>PCIe 1 Positive, SerDes, input</w:t>
            </w:r>
          </w:p>
        </w:tc>
      </w:tr>
      <w:tr w:rsidR="006A2A94" w14:paraId="30EDB4AD" w14:textId="77777777" w:rsidTr="18FE9D56">
        <w:tc>
          <w:tcPr>
            <w:tcW w:w="1165" w:type="dxa"/>
          </w:tcPr>
          <w:p w14:paraId="174AC09B" w14:textId="02C6ECE3" w:rsidR="006A2A94" w:rsidRDefault="006A2A94" w:rsidP="006A2A94">
            <w:r>
              <w:t>17</w:t>
            </w:r>
          </w:p>
        </w:tc>
        <w:tc>
          <w:tcPr>
            <w:tcW w:w="2736" w:type="dxa"/>
            <w:gridSpan w:val="2"/>
          </w:tcPr>
          <w:p w14:paraId="337A3D27" w14:textId="4B795ABB" w:rsidR="18FE9D56" w:rsidRDefault="18FE9D56" w:rsidP="18FE9D56">
            <w:r w:rsidRPr="18FE9D56">
              <w:rPr>
                <w:rFonts w:eastAsia="Aptos" w:cs="Aptos"/>
              </w:rPr>
              <w:t>PCIE1_RX_N</w:t>
            </w:r>
          </w:p>
        </w:tc>
        <w:tc>
          <w:tcPr>
            <w:tcW w:w="3654" w:type="dxa"/>
          </w:tcPr>
          <w:p w14:paraId="1C75B417" w14:textId="7C8F7FE5" w:rsidR="18FE9D56" w:rsidRDefault="18FE9D56" w:rsidP="18FE9D56">
            <w:r w:rsidRPr="18FE9D56">
              <w:rPr>
                <w:rFonts w:eastAsia="Aptos" w:cs="Aptos"/>
              </w:rPr>
              <w:t>PCIe 1 Negative, SerDes, input</w:t>
            </w:r>
          </w:p>
        </w:tc>
      </w:tr>
      <w:tr w:rsidR="006A2A94" w14:paraId="6857A91F" w14:textId="77777777" w:rsidTr="18FE9D56">
        <w:tc>
          <w:tcPr>
            <w:tcW w:w="1165" w:type="dxa"/>
          </w:tcPr>
          <w:p w14:paraId="6FDFBEFA" w14:textId="6F4703EF" w:rsidR="006A2A94" w:rsidRDefault="006A2A94" w:rsidP="006A2A94">
            <w:r>
              <w:t>19</w:t>
            </w:r>
          </w:p>
        </w:tc>
        <w:tc>
          <w:tcPr>
            <w:tcW w:w="2736" w:type="dxa"/>
            <w:gridSpan w:val="2"/>
          </w:tcPr>
          <w:p w14:paraId="52E7ACF9" w14:textId="4A51D839" w:rsidR="18FE9D56" w:rsidRDefault="18FE9D56" w:rsidP="18FE9D56">
            <w:r w:rsidRPr="18FE9D56">
              <w:rPr>
                <w:rFonts w:eastAsia="Aptos" w:cs="Aptos"/>
              </w:rPr>
              <w:t xml:space="preserve">CHAS </w:t>
            </w:r>
          </w:p>
        </w:tc>
        <w:tc>
          <w:tcPr>
            <w:tcW w:w="3654" w:type="dxa"/>
          </w:tcPr>
          <w:p w14:paraId="6E9D411D" w14:textId="163148B6" w:rsidR="18FE9D56" w:rsidRDefault="18FE9D56" w:rsidP="18FE9D56">
            <w:r w:rsidRPr="18FE9D56">
              <w:rPr>
                <w:rFonts w:eastAsia="Aptos" w:cs="Aptos"/>
              </w:rPr>
              <w:t>Chassis Shield</w:t>
            </w:r>
          </w:p>
        </w:tc>
      </w:tr>
      <w:tr w:rsidR="006A2A94" w14:paraId="450264CA" w14:textId="77777777" w:rsidTr="18FE9D56">
        <w:tc>
          <w:tcPr>
            <w:tcW w:w="1165" w:type="dxa"/>
          </w:tcPr>
          <w:p w14:paraId="61181925" w14:textId="3199FB1F" w:rsidR="006A2A94" w:rsidRDefault="006A2A94" w:rsidP="006A2A94">
            <w:r>
              <w:t>21</w:t>
            </w:r>
          </w:p>
        </w:tc>
        <w:tc>
          <w:tcPr>
            <w:tcW w:w="2736" w:type="dxa"/>
            <w:gridSpan w:val="2"/>
          </w:tcPr>
          <w:p w14:paraId="01C3BDE1" w14:textId="3BBACCBD" w:rsidR="18FE9D56" w:rsidRDefault="18FE9D56" w:rsidP="18FE9D56">
            <w:r w:rsidRPr="18FE9D56">
              <w:rPr>
                <w:rFonts w:eastAsia="Aptos" w:cs="Aptos"/>
              </w:rPr>
              <w:t>PCIE0_RX_P</w:t>
            </w:r>
          </w:p>
        </w:tc>
        <w:tc>
          <w:tcPr>
            <w:tcW w:w="3654" w:type="dxa"/>
          </w:tcPr>
          <w:p w14:paraId="64F3A32E" w14:textId="5FBFAE6A" w:rsidR="18FE9D56" w:rsidRDefault="18FE9D56" w:rsidP="18FE9D56">
            <w:r w:rsidRPr="18FE9D56">
              <w:rPr>
                <w:rFonts w:eastAsia="Aptos" w:cs="Aptos"/>
              </w:rPr>
              <w:t>PCIe 0 Positive, SerDes, input</w:t>
            </w:r>
          </w:p>
        </w:tc>
      </w:tr>
      <w:tr w:rsidR="00D25FE1" w14:paraId="4CD2F492" w14:textId="77777777" w:rsidTr="18FE9D56">
        <w:tc>
          <w:tcPr>
            <w:tcW w:w="1165" w:type="dxa"/>
          </w:tcPr>
          <w:p w14:paraId="04543580" w14:textId="4DBBB462" w:rsidR="00D25FE1" w:rsidRDefault="00D25FE1" w:rsidP="00D25FE1">
            <w:r>
              <w:t>23</w:t>
            </w:r>
          </w:p>
        </w:tc>
        <w:tc>
          <w:tcPr>
            <w:tcW w:w="2736" w:type="dxa"/>
            <w:gridSpan w:val="2"/>
          </w:tcPr>
          <w:p w14:paraId="66F3529F" w14:textId="0CC81E43" w:rsidR="18FE9D56" w:rsidRDefault="18FE9D56" w:rsidP="18FE9D56">
            <w:r w:rsidRPr="18FE9D56">
              <w:rPr>
                <w:rFonts w:eastAsia="Aptos" w:cs="Aptos"/>
              </w:rPr>
              <w:t>PCIE0_RX_N</w:t>
            </w:r>
          </w:p>
        </w:tc>
        <w:tc>
          <w:tcPr>
            <w:tcW w:w="3654" w:type="dxa"/>
          </w:tcPr>
          <w:p w14:paraId="21932F7A" w14:textId="26A102B2" w:rsidR="18FE9D56" w:rsidRDefault="18FE9D56" w:rsidP="18FE9D56">
            <w:r w:rsidRPr="18FE9D56">
              <w:rPr>
                <w:rFonts w:eastAsia="Aptos" w:cs="Aptos"/>
              </w:rPr>
              <w:t>PCIe 0 Negative, SerDes, input</w:t>
            </w:r>
          </w:p>
        </w:tc>
      </w:tr>
      <w:tr w:rsidR="00D25FE1" w14:paraId="5258B18B" w14:textId="77777777" w:rsidTr="18FE9D56">
        <w:tc>
          <w:tcPr>
            <w:tcW w:w="1165" w:type="dxa"/>
          </w:tcPr>
          <w:p w14:paraId="6B6BFFB0" w14:textId="1BC42823" w:rsidR="00D25FE1" w:rsidRDefault="00D25FE1" w:rsidP="00D25FE1">
            <w:r>
              <w:t>25</w:t>
            </w:r>
          </w:p>
        </w:tc>
        <w:tc>
          <w:tcPr>
            <w:tcW w:w="2736" w:type="dxa"/>
            <w:gridSpan w:val="2"/>
          </w:tcPr>
          <w:p w14:paraId="4A79D01E" w14:textId="4019EC17" w:rsidR="18FE9D56" w:rsidRDefault="18FE9D56" w:rsidP="18FE9D56">
            <w:r w:rsidRPr="18FE9D56">
              <w:rPr>
                <w:rFonts w:eastAsia="Aptos" w:cs="Aptos"/>
              </w:rPr>
              <w:t xml:space="preserve">CHAS </w:t>
            </w:r>
          </w:p>
        </w:tc>
        <w:tc>
          <w:tcPr>
            <w:tcW w:w="3654" w:type="dxa"/>
          </w:tcPr>
          <w:p w14:paraId="3F839F80" w14:textId="46FAB510" w:rsidR="18FE9D56" w:rsidRDefault="18FE9D56" w:rsidP="18FE9D56">
            <w:r w:rsidRPr="18FE9D56">
              <w:rPr>
                <w:rFonts w:eastAsia="Aptos" w:cs="Aptos"/>
              </w:rPr>
              <w:t>Chassis Shield</w:t>
            </w:r>
          </w:p>
        </w:tc>
      </w:tr>
      <w:tr w:rsidR="00D25FE1" w14:paraId="7A36DCE5" w14:textId="77777777" w:rsidTr="18FE9D56">
        <w:tc>
          <w:tcPr>
            <w:tcW w:w="1165" w:type="dxa"/>
          </w:tcPr>
          <w:p w14:paraId="754C6672" w14:textId="649B919D" w:rsidR="00D25FE1" w:rsidRDefault="00D25FE1" w:rsidP="00D25FE1">
            <w:r>
              <w:t>2</w:t>
            </w:r>
          </w:p>
        </w:tc>
        <w:tc>
          <w:tcPr>
            <w:tcW w:w="2736" w:type="dxa"/>
            <w:gridSpan w:val="2"/>
          </w:tcPr>
          <w:p w14:paraId="4116CEAB" w14:textId="59839EEB" w:rsidR="18FE9D56" w:rsidRDefault="18FE9D56" w:rsidP="18FE9D56">
            <w:r w:rsidRPr="18FE9D56">
              <w:rPr>
                <w:rFonts w:eastAsia="Aptos" w:cs="Aptos"/>
              </w:rPr>
              <w:t>CHAS</w:t>
            </w:r>
          </w:p>
        </w:tc>
        <w:tc>
          <w:tcPr>
            <w:tcW w:w="3654" w:type="dxa"/>
          </w:tcPr>
          <w:p w14:paraId="20DFB135" w14:textId="7FB67853" w:rsidR="18FE9D56" w:rsidRDefault="18FE9D56" w:rsidP="18FE9D56">
            <w:r w:rsidRPr="18FE9D56">
              <w:rPr>
                <w:rFonts w:eastAsia="Aptos" w:cs="Aptos"/>
              </w:rPr>
              <w:t>Chassis Shield</w:t>
            </w:r>
          </w:p>
        </w:tc>
      </w:tr>
      <w:tr w:rsidR="00A20E23" w14:paraId="6A60B5E5" w14:textId="77777777" w:rsidTr="18FE9D56">
        <w:tc>
          <w:tcPr>
            <w:tcW w:w="1165" w:type="dxa"/>
          </w:tcPr>
          <w:p w14:paraId="4C2B7D53" w14:textId="6675096C" w:rsidR="00A20E23" w:rsidRDefault="00A20E23" w:rsidP="00A20E23">
            <w:r>
              <w:t>4</w:t>
            </w:r>
          </w:p>
        </w:tc>
        <w:tc>
          <w:tcPr>
            <w:tcW w:w="2736" w:type="dxa"/>
            <w:gridSpan w:val="2"/>
          </w:tcPr>
          <w:p w14:paraId="5AADF23C" w14:textId="69D31895" w:rsidR="18FE9D56" w:rsidRDefault="18FE9D56" w:rsidP="18FE9D56">
            <w:r w:rsidRPr="18FE9D56">
              <w:rPr>
                <w:rFonts w:eastAsia="Aptos" w:cs="Aptos"/>
              </w:rPr>
              <w:t>PCIE0_TX_N</w:t>
            </w:r>
          </w:p>
        </w:tc>
        <w:tc>
          <w:tcPr>
            <w:tcW w:w="3654" w:type="dxa"/>
          </w:tcPr>
          <w:p w14:paraId="0FE6434E" w14:textId="4D90734C" w:rsidR="18FE9D56" w:rsidRDefault="18FE9D56" w:rsidP="18FE9D56">
            <w:r w:rsidRPr="18FE9D56">
              <w:rPr>
                <w:rFonts w:eastAsia="Aptos" w:cs="Aptos"/>
              </w:rPr>
              <w:t>PCIe 0 Negative, SerDes, output</w:t>
            </w:r>
          </w:p>
        </w:tc>
      </w:tr>
      <w:tr w:rsidR="00A20E23" w14:paraId="4955D67D" w14:textId="77777777" w:rsidTr="18FE9D56">
        <w:tc>
          <w:tcPr>
            <w:tcW w:w="1165" w:type="dxa"/>
          </w:tcPr>
          <w:p w14:paraId="4391DB40" w14:textId="57779E2C" w:rsidR="00A20E23" w:rsidRDefault="00A20E23" w:rsidP="00A20E23">
            <w:r>
              <w:t>6</w:t>
            </w:r>
          </w:p>
        </w:tc>
        <w:tc>
          <w:tcPr>
            <w:tcW w:w="2736" w:type="dxa"/>
            <w:gridSpan w:val="2"/>
          </w:tcPr>
          <w:p w14:paraId="63E6E0CB" w14:textId="2BE1F653" w:rsidR="18FE9D56" w:rsidRDefault="18FE9D56" w:rsidP="18FE9D56">
            <w:r w:rsidRPr="18FE9D56">
              <w:rPr>
                <w:rFonts w:eastAsia="Aptos" w:cs="Aptos"/>
              </w:rPr>
              <w:t>PCIE0_TX_P</w:t>
            </w:r>
          </w:p>
        </w:tc>
        <w:tc>
          <w:tcPr>
            <w:tcW w:w="3654" w:type="dxa"/>
          </w:tcPr>
          <w:p w14:paraId="3156D1CA" w14:textId="3A7AC976" w:rsidR="18FE9D56" w:rsidRDefault="18FE9D56" w:rsidP="18FE9D56">
            <w:r w:rsidRPr="18FE9D56">
              <w:rPr>
                <w:rFonts w:eastAsia="Aptos" w:cs="Aptos"/>
              </w:rPr>
              <w:t>PCIe 0 Positive, SerDes, output</w:t>
            </w:r>
          </w:p>
        </w:tc>
      </w:tr>
      <w:tr w:rsidR="00A20E23" w14:paraId="2565FF04" w14:textId="77777777" w:rsidTr="18FE9D56">
        <w:tc>
          <w:tcPr>
            <w:tcW w:w="1165" w:type="dxa"/>
          </w:tcPr>
          <w:p w14:paraId="360895D7" w14:textId="34F4EFE8" w:rsidR="00A20E23" w:rsidRDefault="00A20E23" w:rsidP="00A20E23">
            <w:r>
              <w:t>8</w:t>
            </w:r>
          </w:p>
        </w:tc>
        <w:tc>
          <w:tcPr>
            <w:tcW w:w="2736" w:type="dxa"/>
            <w:gridSpan w:val="2"/>
          </w:tcPr>
          <w:p w14:paraId="59B9C67C" w14:textId="7272DAA0" w:rsidR="18FE9D56" w:rsidRDefault="18FE9D56" w:rsidP="18FE9D56">
            <w:r w:rsidRPr="18FE9D56">
              <w:rPr>
                <w:rFonts w:eastAsia="Aptos" w:cs="Aptos"/>
              </w:rPr>
              <w:t>CHAS</w:t>
            </w:r>
          </w:p>
        </w:tc>
        <w:tc>
          <w:tcPr>
            <w:tcW w:w="3654" w:type="dxa"/>
          </w:tcPr>
          <w:p w14:paraId="181A9C11" w14:textId="4ABB045D" w:rsidR="18FE9D56" w:rsidRDefault="18FE9D56" w:rsidP="18FE9D56">
            <w:r w:rsidRPr="18FE9D56">
              <w:rPr>
                <w:rFonts w:eastAsia="Aptos" w:cs="Aptos"/>
              </w:rPr>
              <w:t>Chassis Shield</w:t>
            </w:r>
          </w:p>
        </w:tc>
      </w:tr>
      <w:tr w:rsidR="00A20E23" w14:paraId="3F7128D4" w14:textId="77777777" w:rsidTr="18FE9D56">
        <w:tc>
          <w:tcPr>
            <w:tcW w:w="1165" w:type="dxa"/>
          </w:tcPr>
          <w:p w14:paraId="7F7D490A" w14:textId="2CD7C130" w:rsidR="00A20E23" w:rsidRDefault="00A20E23" w:rsidP="00A20E23">
            <w:r>
              <w:t>10</w:t>
            </w:r>
          </w:p>
        </w:tc>
        <w:tc>
          <w:tcPr>
            <w:tcW w:w="2736" w:type="dxa"/>
            <w:gridSpan w:val="2"/>
          </w:tcPr>
          <w:p w14:paraId="1213C1E6" w14:textId="5EB90EA6" w:rsidR="18FE9D56" w:rsidRDefault="18FE9D56" w:rsidP="18FE9D56">
            <w:r w:rsidRPr="18FE9D56">
              <w:rPr>
                <w:rFonts w:eastAsia="Aptos" w:cs="Aptos"/>
              </w:rPr>
              <w:t>PCIE1_TX_N</w:t>
            </w:r>
          </w:p>
        </w:tc>
        <w:tc>
          <w:tcPr>
            <w:tcW w:w="3654" w:type="dxa"/>
          </w:tcPr>
          <w:p w14:paraId="41E17E4A" w14:textId="470A72AF" w:rsidR="18FE9D56" w:rsidRDefault="18FE9D56" w:rsidP="18FE9D56">
            <w:r w:rsidRPr="18FE9D56">
              <w:rPr>
                <w:rFonts w:eastAsia="Aptos" w:cs="Aptos"/>
              </w:rPr>
              <w:t>PCIe 1 Negative, SerDes, output</w:t>
            </w:r>
          </w:p>
        </w:tc>
      </w:tr>
      <w:tr w:rsidR="00A20E23" w14:paraId="47614FA1" w14:textId="77777777" w:rsidTr="18FE9D56">
        <w:tc>
          <w:tcPr>
            <w:tcW w:w="1165" w:type="dxa"/>
          </w:tcPr>
          <w:p w14:paraId="6FB7E66D" w14:textId="6794AC98" w:rsidR="00A20E23" w:rsidRDefault="00A20E23" w:rsidP="00A20E23">
            <w:r>
              <w:t>12</w:t>
            </w:r>
          </w:p>
        </w:tc>
        <w:tc>
          <w:tcPr>
            <w:tcW w:w="2736" w:type="dxa"/>
            <w:gridSpan w:val="2"/>
          </w:tcPr>
          <w:p w14:paraId="2BC5F04C" w14:textId="630347B6" w:rsidR="18FE9D56" w:rsidRDefault="18FE9D56" w:rsidP="18FE9D56">
            <w:r w:rsidRPr="18FE9D56">
              <w:rPr>
                <w:rFonts w:eastAsia="Aptos" w:cs="Aptos"/>
              </w:rPr>
              <w:t>PCIE1_TX_P</w:t>
            </w:r>
          </w:p>
        </w:tc>
        <w:tc>
          <w:tcPr>
            <w:tcW w:w="3654" w:type="dxa"/>
          </w:tcPr>
          <w:p w14:paraId="444D952E" w14:textId="7D1EC1BE" w:rsidR="18FE9D56" w:rsidRDefault="18FE9D56" w:rsidP="18FE9D56">
            <w:r w:rsidRPr="18FE9D56">
              <w:rPr>
                <w:rFonts w:eastAsia="Aptos" w:cs="Aptos"/>
              </w:rPr>
              <w:t>PCIe 1 Positive, SerDes, output</w:t>
            </w:r>
          </w:p>
        </w:tc>
      </w:tr>
      <w:tr w:rsidR="00A20E23" w14:paraId="318DCEAB" w14:textId="77777777" w:rsidTr="18FE9D56">
        <w:tc>
          <w:tcPr>
            <w:tcW w:w="1165" w:type="dxa"/>
          </w:tcPr>
          <w:p w14:paraId="1B5ADEA2" w14:textId="2ED3B523" w:rsidR="00A20E23" w:rsidRDefault="00A20E23" w:rsidP="00A20E23">
            <w:r>
              <w:t>14</w:t>
            </w:r>
          </w:p>
        </w:tc>
        <w:tc>
          <w:tcPr>
            <w:tcW w:w="2736" w:type="dxa"/>
            <w:gridSpan w:val="2"/>
          </w:tcPr>
          <w:p w14:paraId="0CE70CB0" w14:textId="4C7A0F4D" w:rsidR="18FE9D56" w:rsidRDefault="18FE9D56" w:rsidP="18FE9D56">
            <w:r w:rsidRPr="18FE9D56">
              <w:rPr>
                <w:rFonts w:eastAsia="Aptos" w:cs="Aptos"/>
              </w:rPr>
              <w:t xml:space="preserve">CHAS </w:t>
            </w:r>
          </w:p>
        </w:tc>
        <w:tc>
          <w:tcPr>
            <w:tcW w:w="3654" w:type="dxa"/>
          </w:tcPr>
          <w:p w14:paraId="4BA2B585" w14:textId="00543533" w:rsidR="18FE9D56" w:rsidRDefault="18FE9D56" w:rsidP="18FE9D56">
            <w:r w:rsidRPr="18FE9D56">
              <w:rPr>
                <w:rFonts w:eastAsia="Aptos" w:cs="Aptos"/>
              </w:rPr>
              <w:t>Chassis Shield</w:t>
            </w:r>
          </w:p>
        </w:tc>
      </w:tr>
      <w:tr w:rsidR="00A20E23" w14:paraId="6E7A5F4C" w14:textId="77777777" w:rsidTr="18FE9D56">
        <w:tc>
          <w:tcPr>
            <w:tcW w:w="1165" w:type="dxa"/>
          </w:tcPr>
          <w:p w14:paraId="3F8021B1" w14:textId="37E61EE3" w:rsidR="00A20E23" w:rsidRDefault="00A20E23" w:rsidP="00A20E23">
            <w:r>
              <w:t>16</w:t>
            </w:r>
          </w:p>
        </w:tc>
        <w:tc>
          <w:tcPr>
            <w:tcW w:w="2736" w:type="dxa"/>
            <w:gridSpan w:val="2"/>
          </w:tcPr>
          <w:p w14:paraId="0344FA35" w14:textId="180A7B2C" w:rsidR="18FE9D56" w:rsidRDefault="18FE9D56" w:rsidP="18FE9D56">
            <w:r w:rsidRPr="18FE9D56">
              <w:rPr>
                <w:rFonts w:eastAsia="Aptos" w:cs="Aptos"/>
              </w:rPr>
              <w:t>UNUSED_P</w:t>
            </w:r>
          </w:p>
        </w:tc>
        <w:tc>
          <w:tcPr>
            <w:tcW w:w="3654" w:type="dxa"/>
          </w:tcPr>
          <w:p w14:paraId="6F0B3903" w14:textId="4EB79C69" w:rsidR="18FE9D56" w:rsidRDefault="18FE9D56" w:rsidP="18FE9D56">
            <w:r w:rsidRPr="18FE9D56">
              <w:rPr>
                <w:rFonts w:eastAsia="Aptos" w:cs="Aptos"/>
              </w:rPr>
              <w:t>Unused</w:t>
            </w:r>
          </w:p>
        </w:tc>
      </w:tr>
      <w:tr w:rsidR="00A20E23" w14:paraId="69ED1AC2" w14:textId="77777777" w:rsidTr="18FE9D56">
        <w:tc>
          <w:tcPr>
            <w:tcW w:w="1165" w:type="dxa"/>
          </w:tcPr>
          <w:p w14:paraId="77114C21" w14:textId="16549F23" w:rsidR="00A20E23" w:rsidRDefault="00A20E23" w:rsidP="00A20E23">
            <w:r>
              <w:t>18</w:t>
            </w:r>
          </w:p>
        </w:tc>
        <w:tc>
          <w:tcPr>
            <w:tcW w:w="2736" w:type="dxa"/>
            <w:gridSpan w:val="2"/>
          </w:tcPr>
          <w:p w14:paraId="2CD8BA58" w14:textId="2E7C9850" w:rsidR="18FE9D56" w:rsidRDefault="18FE9D56" w:rsidP="18FE9D56">
            <w:r w:rsidRPr="18FE9D56">
              <w:rPr>
                <w:rFonts w:eastAsia="Aptos" w:cs="Aptos"/>
              </w:rPr>
              <w:t>UNUSED_N</w:t>
            </w:r>
          </w:p>
        </w:tc>
        <w:tc>
          <w:tcPr>
            <w:tcW w:w="3654" w:type="dxa"/>
          </w:tcPr>
          <w:p w14:paraId="6D4527EB" w14:textId="1F95BD15" w:rsidR="18FE9D56" w:rsidRDefault="18FE9D56" w:rsidP="18FE9D56">
            <w:r w:rsidRPr="18FE9D56">
              <w:rPr>
                <w:rFonts w:eastAsia="Aptos" w:cs="Aptos"/>
              </w:rPr>
              <w:t>Unused</w:t>
            </w:r>
          </w:p>
        </w:tc>
      </w:tr>
      <w:tr w:rsidR="00A20E23" w14:paraId="762A99AB" w14:textId="77777777" w:rsidTr="18FE9D56">
        <w:tc>
          <w:tcPr>
            <w:tcW w:w="1165" w:type="dxa"/>
          </w:tcPr>
          <w:p w14:paraId="0F1067C0" w14:textId="6ED6DCF7" w:rsidR="00A20E23" w:rsidRDefault="00A20E23" w:rsidP="00A20E23">
            <w:r>
              <w:t>20</w:t>
            </w:r>
          </w:p>
        </w:tc>
        <w:tc>
          <w:tcPr>
            <w:tcW w:w="2736" w:type="dxa"/>
            <w:gridSpan w:val="2"/>
          </w:tcPr>
          <w:p w14:paraId="197207FC" w14:textId="40F7D0CF" w:rsidR="18FE9D56" w:rsidRDefault="18FE9D56" w:rsidP="18FE9D56">
            <w:r w:rsidRPr="18FE9D56">
              <w:rPr>
                <w:rFonts w:eastAsia="Aptos" w:cs="Aptos"/>
              </w:rPr>
              <w:t xml:space="preserve">CHAS </w:t>
            </w:r>
          </w:p>
        </w:tc>
        <w:tc>
          <w:tcPr>
            <w:tcW w:w="3654" w:type="dxa"/>
          </w:tcPr>
          <w:p w14:paraId="2C89177F" w14:textId="28675624" w:rsidR="18FE9D56" w:rsidRDefault="18FE9D56" w:rsidP="18FE9D56">
            <w:r w:rsidRPr="18FE9D56">
              <w:rPr>
                <w:rFonts w:eastAsia="Aptos" w:cs="Aptos"/>
              </w:rPr>
              <w:t>Chassis Shield</w:t>
            </w:r>
          </w:p>
        </w:tc>
      </w:tr>
      <w:tr w:rsidR="00A20E23" w14:paraId="1E58A31F" w14:textId="77777777" w:rsidTr="18FE9D56">
        <w:tc>
          <w:tcPr>
            <w:tcW w:w="1165" w:type="dxa"/>
          </w:tcPr>
          <w:p w14:paraId="25086CFB" w14:textId="31F28C55" w:rsidR="00A20E23" w:rsidRDefault="00A20E23" w:rsidP="00A20E23">
            <w:r>
              <w:t>22</w:t>
            </w:r>
          </w:p>
        </w:tc>
        <w:tc>
          <w:tcPr>
            <w:tcW w:w="2736" w:type="dxa"/>
            <w:gridSpan w:val="2"/>
          </w:tcPr>
          <w:p w14:paraId="4936542C" w14:textId="03072A27" w:rsidR="18FE9D56" w:rsidRDefault="18FE9D56" w:rsidP="18FE9D56">
            <w:r w:rsidRPr="18FE9D56">
              <w:rPr>
                <w:rFonts w:eastAsia="Aptos" w:cs="Aptos"/>
              </w:rPr>
              <w:t>UNUSED_P</w:t>
            </w:r>
          </w:p>
        </w:tc>
        <w:tc>
          <w:tcPr>
            <w:tcW w:w="3654" w:type="dxa"/>
          </w:tcPr>
          <w:p w14:paraId="478ECBF7" w14:textId="69FF5725" w:rsidR="18FE9D56" w:rsidRDefault="18FE9D56" w:rsidP="18FE9D56">
            <w:r w:rsidRPr="18FE9D56">
              <w:rPr>
                <w:rFonts w:eastAsia="Aptos" w:cs="Aptos"/>
              </w:rPr>
              <w:t>Unused</w:t>
            </w:r>
          </w:p>
        </w:tc>
      </w:tr>
      <w:tr w:rsidR="00A20E23" w14:paraId="73DB3E68" w14:textId="77777777" w:rsidTr="18FE9D56">
        <w:tc>
          <w:tcPr>
            <w:tcW w:w="1165" w:type="dxa"/>
          </w:tcPr>
          <w:p w14:paraId="44850930" w14:textId="7CF3E978" w:rsidR="00A20E23" w:rsidRDefault="00A20E23" w:rsidP="00A20E23">
            <w:r>
              <w:t>24</w:t>
            </w:r>
          </w:p>
        </w:tc>
        <w:tc>
          <w:tcPr>
            <w:tcW w:w="2736" w:type="dxa"/>
            <w:gridSpan w:val="2"/>
          </w:tcPr>
          <w:p w14:paraId="460E783A" w14:textId="7F2F903D" w:rsidR="18FE9D56" w:rsidRDefault="18FE9D56" w:rsidP="18FE9D56">
            <w:r w:rsidRPr="18FE9D56">
              <w:rPr>
                <w:rFonts w:eastAsia="Aptos" w:cs="Aptos"/>
              </w:rPr>
              <w:t>UNUSED_N</w:t>
            </w:r>
          </w:p>
        </w:tc>
        <w:tc>
          <w:tcPr>
            <w:tcW w:w="3654" w:type="dxa"/>
          </w:tcPr>
          <w:p w14:paraId="45070F44" w14:textId="5A7EE493" w:rsidR="18FE9D56" w:rsidRDefault="18FE9D56" w:rsidP="18FE9D56">
            <w:r w:rsidRPr="18FE9D56">
              <w:rPr>
                <w:rFonts w:eastAsia="Aptos" w:cs="Aptos"/>
              </w:rPr>
              <w:t>Unused</w:t>
            </w:r>
          </w:p>
        </w:tc>
      </w:tr>
      <w:tr w:rsidR="00A20E23" w14:paraId="0EA8A611" w14:textId="77777777" w:rsidTr="18FE9D56">
        <w:tc>
          <w:tcPr>
            <w:tcW w:w="1165" w:type="dxa"/>
          </w:tcPr>
          <w:p w14:paraId="4DA7F0AD" w14:textId="130D711B" w:rsidR="00A20E23" w:rsidRDefault="00A20E23" w:rsidP="00A20E23">
            <w:r>
              <w:t>26</w:t>
            </w:r>
          </w:p>
        </w:tc>
        <w:tc>
          <w:tcPr>
            <w:tcW w:w="2736" w:type="dxa"/>
            <w:gridSpan w:val="2"/>
          </w:tcPr>
          <w:p w14:paraId="0B5A53B7" w14:textId="7F50381E" w:rsidR="18FE9D56" w:rsidRDefault="18FE9D56" w:rsidP="18FE9D56">
            <w:r w:rsidRPr="18FE9D56">
              <w:rPr>
                <w:rFonts w:eastAsia="Aptos" w:cs="Aptos"/>
              </w:rPr>
              <w:t xml:space="preserve">CHAS </w:t>
            </w:r>
          </w:p>
        </w:tc>
        <w:tc>
          <w:tcPr>
            <w:tcW w:w="3654" w:type="dxa"/>
          </w:tcPr>
          <w:p w14:paraId="12669541" w14:textId="57E8D35C" w:rsidR="18FE9D56" w:rsidRDefault="18FE9D56" w:rsidP="18FE9D56">
            <w:r w:rsidRPr="18FE9D56">
              <w:rPr>
                <w:rFonts w:eastAsia="Aptos" w:cs="Aptos"/>
              </w:rPr>
              <w:t>Chassis Shield</w:t>
            </w:r>
          </w:p>
        </w:tc>
      </w:tr>
    </w:tbl>
    <w:p w14:paraId="6EBA79D4" w14:textId="365EE1D4" w:rsidR="006649D9" w:rsidRPr="008B73D4" w:rsidRDefault="006649D9" w:rsidP="00456908"/>
    <w:p w14:paraId="378BC052" w14:textId="473469FF" w:rsidR="00F84884" w:rsidRPr="002079D7" w:rsidRDefault="00B57608">
      <w:r>
        <w:br w:type="page"/>
      </w:r>
    </w:p>
    <w:p w14:paraId="3DF7458E" w14:textId="0F55FFA2" w:rsidR="001764D4" w:rsidRDefault="00232941" w:rsidP="001764D4">
      <w:pPr>
        <w:pStyle w:val="Heading3"/>
        <w:numPr>
          <w:ilvl w:val="2"/>
          <w:numId w:val="25"/>
        </w:numPr>
        <w:ind w:left="1152"/>
      </w:pPr>
      <w:bookmarkStart w:id="88" w:name="_Toc201160795"/>
      <w:r>
        <w:t>J3: Ethernet 1</w:t>
      </w:r>
      <w:bookmarkEnd w:id="88"/>
    </w:p>
    <w:p w14:paraId="15E428B1" w14:textId="035FF17B" w:rsidR="00761855" w:rsidRDefault="00761855" w:rsidP="00761855">
      <w:pPr>
        <w:jc w:val="both"/>
      </w:pPr>
      <w:r>
        <w:t xml:space="preserve">9 pin male </w:t>
      </w:r>
      <w:r w:rsidR="00511D60">
        <w:t>Micro</w:t>
      </w:r>
      <w:r>
        <w:t>-D.</w:t>
      </w:r>
    </w:p>
    <w:p w14:paraId="6CF9D987" w14:textId="6F220A2F" w:rsidR="00761855" w:rsidRDefault="00761855" w:rsidP="00761855">
      <w:pPr>
        <w:jc w:val="both"/>
      </w:pPr>
      <w:r>
        <w:t>(</w:t>
      </w:r>
      <w:proofErr w:type="spellStart"/>
      <w:r>
        <w:t>Omnetics</w:t>
      </w:r>
      <w:proofErr w:type="spellEnd"/>
      <w:r>
        <w:t xml:space="preserve"> </w:t>
      </w:r>
      <w:r w:rsidR="00511D60">
        <w:t>MMD</w:t>
      </w:r>
      <w:r w:rsidR="00A735E6">
        <w:t>P</w:t>
      </w:r>
      <w:r w:rsidR="00511D60">
        <w:t>-009-</w:t>
      </w:r>
      <w:r w:rsidR="0005020D">
        <w:t>VV</w:t>
      </w:r>
      <w:r w:rsidR="00511D60">
        <w:t>-N01</w:t>
      </w:r>
      <w:r w:rsidR="00AD0F7B">
        <w:t xml:space="preserve"> (</w:t>
      </w:r>
      <w:r w:rsidR="00F142C6">
        <w:t>equivalent</w:t>
      </w:r>
      <w:r w:rsidR="00AD0F7B">
        <w:t>)</w:t>
      </w:r>
      <w:r w:rsidR="00511D60">
        <w:t xml:space="preserve">, mating example: </w:t>
      </w:r>
      <w:proofErr w:type="spellStart"/>
      <w:r w:rsidR="00511D60">
        <w:t>Omnetics</w:t>
      </w:r>
      <w:proofErr w:type="spellEnd"/>
      <w:r w:rsidR="00511D60">
        <w:t xml:space="preserve"> MMD</w:t>
      </w:r>
      <w:r w:rsidR="00A735E6">
        <w:t>S</w:t>
      </w:r>
      <w:r w:rsidR="00511D60">
        <w:t>-009-SS-N02)</w:t>
      </w:r>
    </w:p>
    <w:p w14:paraId="481AF7F8" w14:textId="16208541" w:rsidR="00761855" w:rsidRPr="003122F1" w:rsidRDefault="00761855" w:rsidP="00761855">
      <w:pPr>
        <w:pStyle w:val="Caption"/>
        <w:keepNext/>
        <w:spacing w:after="0"/>
        <w:jc w:val="center"/>
        <w:rPr>
          <w:color w:val="auto"/>
        </w:rPr>
      </w:pPr>
      <w:bookmarkStart w:id="89" w:name="_Toc201160827"/>
      <w:r w:rsidRPr="003122F1">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16</w:t>
      </w:r>
      <w:r w:rsidR="00E763F6">
        <w:rPr>
          <w:color w:val="auto"/>
        </w:rPr>
        <w:fldChar w:fldCharType="end"/>
      </w:r>
      <w:r w:rsidRPr="003122F1">
        <w:rPr>
          <w:color w:val="auto"/>
        </w:rPr>
        <w:t xml:space="preserve">: </w:t>
      </w:r>
      <w:r w:rsidR="003578D4">
        <w:rPr>
          <w:color w:val="auto"/>
        </w:rPr>
        <w:t>Ethernet 1</w:t>
      </w:r>
      <w:r w:rsidRPr="003122F1">
        <w:rPr>
          <w:color w:val="auto"/>
        </w:rPr>
        <w:t xml:space="preserve"> </w:t>
      </w:r>
      <w:r w:rsidR="00B83608">
        <w:rPr>
          <w:color w:val="auto"/>
        </w:rPr>
        <w:t>Connector Pinout</w:t>
      </w:r>
      <w:bookmarkEnd w:id="89"/>
    </w:p>
    <w:tbl>
      <w:tblPr>
        <w:tblStyle w:val="TableGrid"/>
        <w:tblW w:w="0" w:type="auto"/>
        <w:tblInd w:w="1350" w:type="dxa"/>
        <w:tblLook w:val="04A0" w:firstRow="1" w:lastRow="0" w:firstColumn="1" w:lastColumn="0" w:noHBand="0" w:noVBand="1"/>
      </w:tblPr>
      <w:tblGrid>
        <w:gridCol w:w="910"/>
        <w:gridCol w:w="781"/>
        <w:gridCol w:w="2804"/>
        <w:gridCol w:w="3420"/>
      </w:tblGrid>
      <w:tr w:rsidR="00761855" w14:paraId="1111A7C8" w14:textId="77777777">
        <w:tc>
          <w:tcPr>
            <w:tcW w:w="1691" w:type="dxa"/>
            <w:gridSpan w:val="2"/>
            <w:shd w:val="clear" w:color="auto" w:fill="1E1A33"/>
          </w:tcPr>
          <w:p w14:paraId="4DA7BC89" w14:textId="77777777" w:rsidR="00761855" w:rsidRPr="00902A7A" w:rsidRDefault="00761855">
            <w:pPr>
              <w:rPr>
                <w:b/>
              </w:rPr>
            </w:pPr>
            <w:r w:rsidRPr="00902A7A">
              <w:rPr>
                <w:b/>
              </w:rPr>
              <w:t>Pin Number</w:t>
            </w:r>
          </w:p>
        </w:tc>
        <w:tc>
          <w:tcPr>
            <w:tcW w:w="2804" w:type="dxa"/>
            <w:shd w:val="clear" w:color="auto" w:fill="1E1A33"/>
          </w:tcPr>
          <w:p w14:paraId="36F8ACA3" w14:textId="77777777" w:rsidR="00761855" w:rsidRPr="00902A7A" w:rsidRDefault="00761855">
            <w:pPr>
              <w:rPr>
                <w:b/>
              </w:rPr>
            </w:pPr>
            <w:r w:rsidRPr="00902A7A">
              <w:rPr>
                <w:b/>
              </w:rPr>
              <w:t>Pin Name</w:t>
            </w:r>
          </w:p>
        </w:tc>
        <w:tc>
          <w:tcPr>
            <w:tcW w:w="3420" w:type="dxa"/>
            <w:shd w:val="clear" w:color="auto" w:fill="1E1A33"/>
          </w:tcPr>
          <w:p w14:paraId="7D03AD06" w14:textId="77777777" w:rsidR="00761855" w:rsidRPr="00902A7A" w:rsidRDefault="00761855">
            <w:pPr>
              <w:rPr>
                <w:b/>
              </w:rPr>
            </w:pPr>
            <w:r w:rsidRPr="00902A7A">
              <w:rPr>
                <w:b/>
              </w:rPr>
              <w:t>Description</w:t>
            </w:r>
          </w:p>
        </w:tc>
      </w:tr>
      <w:tr w:rsidR="00761855" w14:paraId="70AA9AFB" w14:textId="77777777">
        <w:tc>
          <w:tcPr>
            <w:tcW w:w="910" w:type="dxa"/>
          </w:tcPr>
          <w:p w14:paraId="6D5E6D02" w14:textId="77777777" w:rsidR="00761855" w:rsidRDefault="00761855">
            <w:r>
              <w:t>1</w:t>
            </w:r>
          </w:p>
        </w:tc>
        <w:tc>
          <w:tcPr>
            <w:tcW w:w="781" w:type="dxa"/>
          </w:tcPr>
          <w:p w14:paraId="5A88DF42" w14:textId="77777777" w:rsidR="00761855" w:rsidRDefault="00761855"/>
        </w:tc>
        <w:tc>
          <w:tcPr>
            <w:tcW w:w="2804" w:type="dxa"/>
          </w:tcPr>
          <w:p w14:paraId="4FE9D8CB" w14:textId="799D7381" w:rsidR="00761855" w:rsidRDefault="00886312" w:rsidP="003368EB">
            <w:r>
              <w:t>ETH1_MX4_N</w:t>
            </w:r>
          </w:p>
        </w:tc>
        <w:tc>
          <w:tcPr>
            <w:tcW w:w="3420" w:type="dxa"/>
          </w:tcPr>
          <w:p w14:paraId="592EBA36" w14:textId="33E5ADA6" w:rsidR="00761855" w:rsidRDefault="00AA7FD4" w:rsidP="00D71A64">
            <w:r>
              <w:t xml:space="preserve">IEEE 802.3, </w:t>
            </w:r>
            <w:r w:rsidR="002A5BDD">
              <w:t>MX</w:t>
            </w:r>
            <w:r w:rsidR="003575B6">
              <w:t>4</w:t>
            </w:r>
            <w:r w:rsidR="00D71A64">
              <w:t>-</w:t>
            </w:r>
          </w:p>
        </w:tc>
      </w:tr>
      <w:tr w:rsidR="00761855" w14:paraId="3FB5A4F2" w14:textId="77777777">
        <w:tc>
          <w:tcPr>
            <w:tcW w:w="910" w:type="dxa"/>
          </w:tcPr>
          <w:p w14:paraId="5C088891" w14:textId="77777777" w:rsidR="00761855" w:rsidRDefault="00761855"/>
        </w:tc>
        <w:tc>
          <w:tcPr>
            <w:tcW w:w="781" w:type="dxa"/>
          </w:tcPr>
          <w:p w14:paraId="4E6C0668" w14:textId="77777777" w:rsidR="00761855" w:rsidRDefault="00761855">
            <w:r>
              <w:t>6</w:t>
            </w:r>
          </w:p>
        </w:tc>
        <w:tc>
          <w:tcPr>
            <w:tcW w:w="2804" w:type="dxa"/>
          </w:tcPr>
          <w:p w14:paraId="213E948E" w14:textId="3342525C" w:rsidR="00761855" w:rsidRDefault="00935E4D" w:rsidP="003368EB">
            <w:r>
              <w:t>ETH1_MX4_P</w:t>
            </w:r>
          </w:p>
        </w:tc>
        <w:tc>
          <w:tcPr>
            <w:tcW w:w="3420" w:type="dxa"/>
          </w:tcPr>
          <w:p w14:paraId="78D5DE14" w14:textId="6F8E5149" w:rsidR="00761855" w:rsidRDefault="00D71A64" w:rsidP="00D71A64">
            <w:r>
              <w:t>IEEE 802.3, MX4+</w:t>
            </w:r>
          </w:p>
        </w:tc>
      </w:tr>
      <w:tr w:rsidR="00761855" w14:paraId="32CE70C1" w14:textId="77777777" w:rsidTr="00886312">
        <w:trPr>
          <w:trHeight w:val="190"/>
        </w:trPr>
        <w:tc>
          <w:tcPr>
            <w:tcW w:w="910" w:type="dxa"/>
          </w:tcPr>
          <w:p w14:paraId="36859F2C" w14:textId="77777777" w:rsidR="00761855" w:rsidRDefault="00761855">
            <w:r>
              <w:t>2</w:t>
            </w:r>
          </w:p>
        </w:tc>
        <w:tc>
          <w:tcPr>
            <w:tcW w:w="781" w:type="dxa"/>
          </w:tcPr>
          <w:p w14:paraId="3F382ADC" w14:textId="77777777" w:rsidR="00761855" w:rsidRDefault="00761855"/>
        </w:tc>
        <w:tc>
          <w:tcPr>
            <w:tcW w:w="2804" w:type="dxa"/>
          </w:tcPr>
          <w:p w14:paraId="68D10586" w14:textId="75B3D02D" w:rsidR="00761855" w:rsidRDefault="00886312" w:rsidP="003368EB">
            <w:r>
              <w:t>ETH1_MX3_N</w:t>
            </w:r>
          </w:p>
        </w:tc>
        <w:tc>
          <w:tcPr>
            <w:tcW w:w="3420" w:type="dxa"/>
          </w:tcPr>
          <w:p w14:paraId="35CDCA16" w14:textId="111EB887" w:rsidR="00761855" w:rsidRDefault="00D71A64" w:rsidP="00D71A64">
            <w:r>
              <w:t>IEEE 802.3, MX</w:t>
            </w:r>
            <w:r w:rsidR="0085655F">
              <w:t>3</w:t>
            </w:r>
            <w:r>
              <w:t>-</w:t>
            </w:r>
          </w:p>
        </w:tc>
      </w:tr>
      <w:tr w:rsidR="00761855" w14:paraId="5F0DA203" w14:textId="77777777">
        <w:tc>
          <w:tcPr>
            <w:tcW w:w="910" w:type="dxa"/>
          </w:tcPr>
          <w:p w14:paraId="34C86FE2" w14:textId="77777777" w:rsidR="00761855" w:rsidRDefault="00761855"/>
        </w:tc>
        <w:tc>
          <w:tcPr>
            <w:tcW w:w="781" w:type="dxa"/>
          </w:tcPr>
          <w:p w14:paraId="08790DCB" w14:textId="77777777" w:rsidR="00761855" w:rsidRDefault="00761855">
            <w:r>
              <w:t>7</w:t>
            </w:r>
          </w:p>
        </w:tc>
        <w:tc>
          <w:tcPr>
            <w:tcW w:w="2804" w:type="dxa"/>
          </w:tcPr>
          <w:p w14:paraId="2712CC4F" w14:textId="120E2E1D" w:rsidR="00761855" w:rsidRDefault="00684758" w:rsidP="003368EB">
            <w:r>
              <w:t>ETH1_MX3_P</w:t>
            </w:r>
          </w:p>
        </w:tc>
        <w:tc>
          <w:tcPr>
            <w:tcW w:w="3420" w:type="dxa"/>
          </w:tcPr>
          <w:p w14:paraId="1734C8F2" w14:textId="77757803" w:rsidR="00761855" w:rsidRDefault="00D71A64" w:rsidP="00D71A64">
            <w:r>
              <w:t>IEEE 802.3, MX</w:t>
            </w:r>
            <w:r w:rsidR="0085655F">
              <w:t>3+</w:t>
            </w:r>
          </w:p>
        </w:tc>
      </w:tr>
      <w:tr w:rsidR="00761855" w14:paraId="7DFBFA2D" w14:textId="77777777">
        <w:tc>
          <w:tcPr>
            <w:tcW w:w="910" w:type="dxa"/>
          </w:tcPr>
          <w:p w14:paraId="290D2C7A" w14:textId="77777777" w:rsidR="00761855" w:rsidRDefault="00761855">
            <w:r>
              <w:t>3</w:t>
            </w:r>
          </w:p>
        </w:tc>
        <w:tc>
          <w:tcPr>
            <w:tcW w:w="781" w:type="dxa"/>
          </w:tcPr>
          <w:p w14:paraId="7970008F" w14:textId="77777777" w:rsidR="00761855" w:rsidRDefault="00761855"/>
        </w:tc>
        <w:tc>
          <w:tcPr>
            <w:tcW w:w="2804" w:type="dxa"/>
          </w:tcPr>
          <w:p w14:paraId="58D26FA6" w14:textId="0C0839B9" w:rsidR="00761855" w:rsidRDefault="00543818" w:rsidP="003368EB">
            <w:r>
              <w:t>SHLD</w:t>
            </w:r>
          </w:p>
        </w:tc>
        <w:tc>
          <w:tcPr>
            <w:tcW w:w="3420" w:type="dxa"/>
          </w:tcPr>
          <w:p w14:paraId="1C121D55" w14:textId="4C55902A" w:rsidR="00761855" w:rsidRDefault="009D7C7E" w:rsidP="00D71A64">
            <w:r>
              <w:t xml:space="preserve">Chassis </w:t>
            </w:r>
            <w:r w:rsidR="00FF28F5">
              <w:t>Shield</w:t>
            </w:r>
          </w:p>
        </w:tc>
      </w:tr>
      <w:tr w:rsidR="00761855" w14:paraId="414BD26D" w14:textId="77777777">
        <w:tc>
          <w:tcPr>
            <w:tcW w:w="910" w:type="dxa"/>
          </w:tcPr>
          <w:p w14:paraId="46B9884F" w14:textId="77777777" w:rsidR="00761855" w:rsidRDefault="00761855"/>
        </w:tc>
        <w:tc>
          <w:tcPr>
            <w:tcW w:w="781" w:type="dxa"/>
          </w:tcPr>
          <w:p w14:paraId="56AF1132" w14:textId="77777777" w:rsidR="00761855" w:rsidRDefault="00761855">
            <w:r>
              <w:t>8</w:t>
            </w:r>
          </w:p>
        </w:tc>
        <w:tc>
          <w:tcPr>
            <w:tcW w:w="2804" w:type="dxa"/>
          </w:tcPr>
          <w:p w14:paraId="1533847B" w14:textId="2562C15A" w:rsidR="00761855" w:rsidRDefault="00886312" w:rsidP="003368EB">
            <w:r>
              <w:t>ETH1_MX2_N</w:t>
            </w:r>
          </w:p>
        </w:tc>
        <w:tc>
          <w:tcPr>
            <w:tcW w:w="3420" w:type="dxa"/>
          </w:tcPr>
          <w:p w14:paraId="746E29F0" w14:textId="77621623" w:rsidR="00761855" w:rsidRDefault="00D71A64" w:rsidP="00D71A64">
            <w:r>
              <w:t>IEEE 802.3, MX</w:t>
            </w:r>
            <w:r w:rsidR="0085655F">
              <w:t>2</w:t>
            </w:r>
            <w:r>
              <w:t>-</w:t>
            </w:r>
          </w:p>
        </w:tc>
      </w:tr>
      <w:tr w:rsidR="00761855" w14:paraId="268959C4" w14:textId="77777777">
        <w:tc>
          <w:tcPr>
            <w:tcW w:w="910" w:type="dxa"/>
          </w:tcPr>
          <w:p w14:paraId="14D46B5A" w14:textId="77777777" w:rsidR="00761855" w:rsidRDefault="00761855">
            <w:r>
              <w:t>4</w:t>
            </w:r>
          </w:p>
        </w:tc>
        <w:tc>
          <w:tcPr>
            <w:tcW w:w="781" w:type="dxa"/>
          </w:tcPr>
          <w:p w14:paraId="342727AC" w14:textId="77777777" w:rsidR="00761855" w:rsidRDefault="00761855"/>
        </w:tc>
        <w:tc>
          <w:tcPr>
            <w:tcW w:w="2804" w:type="dxa"/>
          </w:tcPr>
          <w:p w14:paraId="5D29D25D" w14:textId="60260DC1" w:rsidR="00761855" w:rsidRDefault="00BF7ED9" w:rsidP="003368EB">
            <w:r>
              <w:t>ETH1_MX2_P</w:t>
            </w:r>
          </w:p>
        </w:tc>
        <w:tc>
          <w:tcPr>
            <w:tcW w:w="3420" w:type="dxa"/>
          </w:tcPr>
          <w:p w14:paraId="287834AB" w14:textId="75D54577" w:rsidR="00761855" w:rsidRDefault="00D71A64" w:rsidP="00D71A64">
            <w:r>
              <w:t>IEEE 802.3, MX</w:t>
            </w:r>
            <w:r w:rsidR="0085655F">
              <w:t>2+</w:t>
            </w:r>
          </w:p>
        </w:tc>
      </w:tr>
      <w:tr w:rsidR="00761855" w14:paraId="56A460E0" w14:textId="77777777">
        <w:tc>
          <w:tcPr>
            <w:tcW w:w="910" w:type="dxa"/>
          </w:tcPr>
          <w:p w14:paraId="7E457F47" w14:textId="77777777" w:rsidR="00761855" w:rsidRDefault="00761855"/>
        </w:tc>
        <w:tc>
          <w:tcPr>
            <w:tcW w:w="781" w:type="dxa"/>
          </w:tcPr>
          <w:p w14:paraId="4B30C725" w14:textId="77777777" w:rsidR="00761855" w:rsidRDefault="00761855">
            <w:r>
              <w:t>9</w:t>
            </w:r>
          </w:p>
        </w:tc>
        <w:tc>
          <w:tcPr>
            <w:tcW w:w="2804" w:type="dxa"/>
          </w:tcPr>
          <w:p w14:paraId="2954B620" w14:textId="43ECE18D" w:rsidR="00761855" w:rsidRDefault="00886312" w:rsidP="003368EB">
            <w:r>
              <w:t>ETH1_MX1_N</w:t>
            </w:r>
          </w:p>
        </w:tc>
        <w:tc>
          <w:tcPr>
            <w:tcW w:w="3420" w:type="dxa"/>
          </w:tcPr>
          <w:p w14:paraId="31DBC1BE" w14:textId="7A563909" w:rsidR="00761855" w:rsidRDefault="00D71A64" w:rsidP="00D71A64">
            <w:r>
              <w:t>IEEE 802.3, MX</w:t>
            </w:r>
            <w:r w:rsidR="0085655F">
              <w:t>1</w:t>
            </w:r>
            <w:r>
              <w:t>-</w:t>
            </w:r>
          </w:p>
        </w:tc>
      </w:tr>
      <w:tr w:rsidR="00761855" w14:paraId="5955F534" w14:textId="77777777">
        <w:tc>
          <w:tcPr>
            <w:tcW w:w="910" w:type="dxa"/>
          </w:tcPr>
          <w:p w14:paraId="7B255CD2" w14:textId="77777777" w:rsidR="00761855" w:rsidRDefault="00761855">
            <w:r>
              <w:t>5</w:t>
            </w:r>
          </w:p>
        </w:tc>
        <w:tc>
          <w:tcPr>
            <w:tcW w:w="781" w:type="dxa"/>
          </w:tcPr>
          <w:p w14:paraId="6366D042" w14:textId="77777777" w:rsidR="00761855" w:rsidRDefault="00761855"/>
        </w:tc>
        <w:tc>
          <w:tcPr>
            <w:tcW w:w="2804" w:type="dxa"/>
          </w:tcPr>
          <w:p w14:paraId="7A506A6F" w14:textId="510D10E7" w:rsidR="00761855" w:rsidRDefault="004C6400" w:rsidP="003368EB">
            <w:r>
              <w:t>ETH1_MX1_</w:t>
            </w:r>
            <w:r w:rsidR="00A12530">
              <w:t>P</w:t>
            </w:r>
          </w:p>
        </w:tc>
        <w:tc>
          <w:tcPr>
            <w:tcW w:w="3420" w:type="dxa"/>
          </w:tcPr>
          <w:p w14:paraId="7A102B31" w14:textId="18C19414" w:rsidR="00761855" w:rsidRDefault="00D71A64" w:rsidP="00D71A64">
            <w:r>
              <w:t>IEEE 802.3, MX</w:t>
            </w:r>
            <w:r w:rsidR="0085655F">
              <w:t>1+</w:t>
            </w:r>
          </w:p>
        </w:tc>
      </w:tr>
    </w:tbl>
    <w:p w14:paraId="48287EE3" w14:textId="77777777" w:rsidR="00232941" w:rsidRPr="00232941" w:rsidRDefault="00232941" w:rsidP="00232941"/>
    <w:p w14:paraId="387C45E4" w14:textId="01209B21" w:rsidR="001764D4" w:rsidRDefault="00DC31E7" w:rsidP="001764D4">
      <w:pPr>
        <w:pStyle w:val="Heading3"/>
        <w:numPr>
          <w:ilvl w:val="2"/>
          <w:numId w:val="25"/>
        </w:numPr>
        <w:ind w:left="1152"/>
      </w:pPr>
      <w:bookmarkStart w:id="90" w:name="_Toc201160796"/>
      <w:r>
        <w:t xml:space="preserve">J4: Ethernet </w:t>
      </w:r>
      <w:r w:rsidR="009F4CCD">
        <w:t>2</w:t>
      </w:r>
      <w:bookmarkEnd w:id="90"/>
    </w:p>
    <w:p w14:paraId="1379B091" w14:textId="29D4BC8B" w:rsidR="002B6406" w:rsidRDefault="002B6406" w:rsidP="002B6406">
      <w:pPr>
        <w:jc w:val="both"/>
      </w:pPr>
      <w:r>
        <w:t xml:space="preserve">9 pin male </w:t>
      </w:r>
      <w:r w:rsidR="00AD0F7B">
        <w:t>Micro</w:t>
      </w:r>
      <w:r>
        <w:t>-D.</w:t>
      </w:r>
    </w:p>
    <w:p w14:paraId="60103CAF" w14:textId="25C8D8AD" w:rsidR="00AD0F7B" w:rsidRDefault="00AD0F7B" w:rsidP="002B6406">
      <w:pPr>
        <w:jc w:val="both"/>
      </w:pPr>
      <w:r>
        <w:t>(</w:t>
      </w:r>
      <w:proofErr w:type="spellStart"/>
      <w:r>
        <w:t>Omnetics</w:t>
      </w:r>
      <w:proofErr w:type="spellEnd"/>
      <w:r>
        <w:t xml:space="preserve"> MMD</w:t>
      </w:r>
      <w:r w:rsidR="00A735E6">
        <w:t>P</w:t>
      </w:r>
      <w:r>
        <w:t>-009-</w:t>
      </w:r>
      <w:r w:rsidR="0005020D">
        <w:t>VV</w:t>
      </w:r>
      <w:r>
        <w:t>-N01 (</w:t>
      </w:r>
      <w:r w:rsidR="00F142C6">
        <w:t>equivalent</w:t>
      </w:r>
      <w:r>
        <w:t xml:space="preserve">), mating example: </w:t>
      </w:r>
      <w:proofErr w:type="spellStart"/>
      <w:r>
        <w:t>Omnetics</w:t>
      </w:r>
      <w:proofErr w:type="spellEnd"/>
      <w:r>
        <w:t xml:space="preserve"> MMD</w:t>
      </w:r>
      <w:r w:rsidR="00A735E6">
        <w:t>S</w:t>
      </w:r>
      <w:r>
        <w:t xml:space="preserve">-009-SS-N02) </w:t>
      </w:r>
    </w:p>
    <w:p w14:paraId="02F3E066" w14:textId="23105097" w:rsidR="002B6406" w:rsidRPr="003122F1" w:rsidRDefault="002B6406" w:rsidP="002B6406">
      <w:pPr>
        <w:pStyle w:val="Caption"/>
        <w:keepNext/>
        <w:spacing w:after="0"/>
        <w:jc w:val="center"/>
        <w:rPr>
          <w:color w:val="auto"/>
        </w:rPr>
      </w:pPr>
      <w:bookmarkStart w:id="91" w:name="_Toc201160828"/>
      <w:r w:rsidRPr="003122F1">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17</w:t>
      </w:r>
      <w:r w:rsidR="00E763F6">
        <w:rPr>
          <w:color w:val="auto"/>
        </w:rPr>
        <w:fldChar w:fldCharType="end"/>
      </w:r>
      <w:r w:rsidRPr="003122F1">
        <w:rPr>
          <w:color w:val="auto"/>
        </w:rPr>
        <w:t xml:space="preserve">: </w:t>
      </w:r>
      <w:r>
        <w:rPr>
          <w:color w:val="auto"/>
        </w:rPr>
        <w:t xml:space="preserve">Ethernet </w:t>
      </w:r>
      <w:r w:rsidR="009F4CCD">
        <w:rPr>
          <w:color w:val="auto"/>
        </w:rPr>
        <w:t>2</w:t>
      </w:r>
      <w:r w:rsidRPr="003122F1">
        <w:rPr>
          <w:color w:val="auto"/>
        </w:rPr>
        <w:t xml:space="preserve"> </w:t>
      </w:r>
      <w:r w:rsidR="00CE1139">
        <w:rPr>
          <w:color w:val="auto"/>
        </w:rPr>
        <w:t>Connector Pinout</w:t>
      </w:r>
      <w:bookmarkEnd w:id="91"/>
    </w:p>
    <w:tbl>
      <w:tblPr>
        <w:tblStyle w:val="TableGrid"/>
        <w:tblW w:w="0" w:type="auto"/>
        <w:tblInd w:w="1350" w:type="dxa"/>
        <w:tblLook w:val="04A0" w:firstRow="1" w:lastRow="0" w:firstColumn="1" w:lastColumn="0" w:noHBand="0" w:noVBand="1"/>
      </w:tblPr>
      <w:tblGrid>
        <w:gridCol w:w="910"/>
        <w:gridCol w:w="781"/>
        <w:gridCol w:w="2804"/>
        <w:gridCol w:w="3420"/>
      </w:tblGrid>
      <w:tr w:rsidR="002B6406" w14:paraId="10D5C763" w14:textId="77777777">
        <w:tc>
          <w:tcPr>
            <w:tcW w:w="1691" w:type="dxa"/>
            <w:gridSpan w:val="2"/>
            <w:shd w:val="clear" w:color="auto" w:fill="1E1A33"/>
          </w:tcPr>
          <w:p w14:paraId="60F4527D" w14:textId="77777777" w:rsidR="002B6406" w:rsidRPr="00902A7A" w:rsidRDefault="002B6406">
            <w:pPr>
              <w:rPr>
                <w:b/>
              </w:rPr>
            </w:pPr>
            <w:r w:rsidRPr="00902A7A">
              <w:rPr>
                <w:b/>
              </w:rPr>
              <w:t>Pin Number</w:t>
            </w:r>
          </w:p>
        </w:tc>
        <w:tc>
          <w:tcPr>
            <w:tcW w:w="2804" w:type="dxa"/>
            <w:shd w:val="clear" w:color="auto" w:fill="1E1A33"/>
          </w:tcPr>
          <w:p w14:paraId="180D706A" w14:textId="77777777" w:rsidR="002B6406" w:rsidRPr="00902A7A" w:rsidRDefault="002B6406">
            <w:pPr>
              <w:rPr>
                <w:b/>
              </w:rPr>
            </w:pPr>
            <w:r w:rsidRPr="00902A7A">
              <w:rPr>
                <w:b/>
              </w:rPr>
              <w:t>Pin Name</w:t>
            </w:r>
          </w:p>
        </w:tc>
        <w:tc>
          <w:tcPr>
            <w:tcW w:w="3420" w:type="dxa"/>
            <w:shd w:val="clear" w:color="auto" w:fill="1E1A33"/>
          </w:tcPr>
          <w:p w14:paraId="569E454F" w14:textId="77777777" w:rsidR="002B6406" w:rsidRPr="00902A7A" w:rsidRDefault="002B6406">
            <w:pPr>
              <w:rPr>
                <w:b/>
              </w:rPr>
            </w:pPr>
            <w:r w:rsidRPr="00902A7A">
              <w:rPr>
                <w:b/>
              </w:rPr>
              <w:t>Description</w:t>
            </w:r>
          </w:p>
        </w:tc>
      </w:tr>
      <w:tr w:rsidR="002B6406" w14:paraId="009C465C" w14:textId="77777777">
        <w:tc>
          <w:tcPr>
            <w:tcW w:w="910" w:type="dxa"/>
          </w:tcPr>
          <w:p w14:paraId="744ED2B7" w14:textId="77777777" w:rsidR="002B6406" w:rsidRDefault="002B6406">
            <w:r>
              <w:t>1</w:t>
            </w:r>
          </w:p>
        </w:tc>
        <w:tc>
          <w:tcPr>
            <w:tcW w:w="781" w:type="dxa"/>
          </w:tcPr>
          <w:p w14:paraId="0EF6A7B3" w14:textId="77777777" w:rsidR="002B6406" w:rsidRDefault="002B6406"/>
        </w:tc>
        <w:tc>
          <w:tcPr>
            <w:tcW w:w="2804" w:type="dxa"/>
          </w:tcPr>
          <w:p w14:paraId="278C4330" w14:textId="3C021BB4" w:rsidR="002B6406" w:rsidRDefault="002B6406">
            <w:r>
              <w:t>ETH</w:t>
            </w:r>
            <w:r w:rsidR="00FD12AD">
              <w:t>2</w:t>
            </w:r>
            <w:r>
              <w:t>_MX4_N</w:t>
            </w:r>
          </w:p>
        </w:tc>
        <w:tc>
          <w:tcPr>
            <w:tcW w:w="3420" w:type="dxa"/>
          </w:tcPr>
          <w:p w14:paraId="4AFA5504" w14:textId="77777777" w:rsidR="002B6406" w:rsidRDefault="002B6406">
            <w:r>
              <w:t>IEEE 802.3, MX4-</w:t>
            </w:r>
          </w:p>
        </w:tc>
      </w:tr>
      <w:tr w:rsidR="002B6406" w14:paraId="0FFF7367" w14:textId="77777777">
        <w:tc>
          <w:tcPr>
            <w:tcW w:w="910" w:type="dxa"/>
          </w:tcPr>
          <w:p w14:paraId="0643EAFA" w14:textId="77777777" w:rsidR="002B6406" w:rsidRDefault="002B6406"/>
        </w:tc>
        <w:tc>
          <w:tcPr>
            <w:tcW w:w="781" w:type="dxa"/>
          </w:tcPr>
          <w:p w14:paraId="769A2B18" w14:textId="77777777" w:rsidR="002B6406" w:rsidRDefault="002B6406">
            <w:r>
              <w:t>6</w:t>
            </w:r>
          </w:p>
        </w:tc>
        <w:tc>
          <w:tcPr>
            <w:tcW w:w="2804" w:type="dxa"/>
          </w:tcPr>
          <w:p w14:paraId="13743EDA" w14:textId="30C65681" w:rsidR="002B6406" w:rsidRDefault="002B6406">
            <w:r>
              <w:t>ETH</w:t>
            </w:r>
            <w:r w:rsidR="00FD12AD">
              <w:t>2</w:t>
            </w:r>
            <w:r>
              <w:t>_MX4_P</w:t>
            </w:r>
          </w:p>
        </w:tc>
        <w:tc>
          <w:tcPr>
            <w:tcW w:w="3420" w:type="dxa"/>
          </w:tcPr>
          <w:p w14:paraId="6D9BE079" w14:textId="77777777" w:rsidR="002B6406" w:rsidRDefault="002B6406">
            <w:r>
              <w:t>IEEE 802.3, MX4+</w:t>
            </w:r>
          </w:p>
        </w:tc>
      </w:tr>
      <w:tr w:rsidR="002B6406" w14:paraId="07EBC322" w14:textId="77777777">
        <w:trPr>
          <w:trHeight w:val="190"/>
        </w:trPr>
        <w:tc>
          <w:tcPr>
            <w:tcW w:w="910" w:type="dxa"/>
          </w:tcPr>
          <w:p w14:paraId="55FAEA31" w14:textId="77777777" w:rsidR="002B6406" w:rsidRDefault="002B6406">
            <w:r>
              <w:t>2</w:t>
            </w:r>
          </w:p>
        </w:tc>
        <w:tc>
          <w:tcPr>
            <w:tcW w:w="781" w:type="dxa"/>
          </w:tcPr>
          <w:p w14:paraId="15F74759" w14:textId="77777777" w:rsidR="002B6406" w:rsidRDefault="002B6406"/>
        </w:tc>
        <w:tc>
          <w:tcPr>
            <w:tcW w:w="2804" w:type="dxa"/>
          </w:tcPr>
          <w:p w14:paraId="4A78EA3D" w14:textId="20798057" w:rsidR="002B6406" w:rsidRDefault="002B6406">
            <w:r>
              <w:t>ETH</w:t>
            </w:r>
            <w:r w:rsidR="00FD12AD">
              <w:t>2</w:t>
            </w:r>
            <w:r>
              <w:t>_MX3_N</w:t>
            </w:r>
          </w:p>
        </w:tc>
        <w:tc>
          <w:tcPr>
            <w:tcW w:w="3420" w:type="dxa"/>
          </w:tcPr>
          <w:p w14:paraId="1BBEF5E3" w14:textId="77777777" w:rsidR="002B6406" w:rsidRDefault="002B6406">
            <w:r>
              <w:t>IEEE 802.3, MX3-</w:t>
            </w:r>
          </w:p>
        </w:tc>
      </w:tr>
      <w:tr w:rsidR="002B6406" w14:paraId="17CF1D4A" w14:textId="77777777">
        <w:tc>
          <w:tcPr>
            <w:tcW w:w="910" w:type="dxa"/>
          </w:tcPr>
          <w:p w14:paraId="7AA9B5A2" w14:textId="77777777" w:rsidR="002B6406" w:rsidRDefault="002B6406"/>
        </w:tc>
        <w:tc>
          <w:tcPr>
            <w:tcW w:w="781" w:type="dxa"/>
          </w:tcPr>
          <w:p w14:paraId="5BA9F03A" w14:textId="77777777" w:rsidR="002B6406" w:rsidRDefault="002B6406">
            <w:r>
              <w:t>7</w:t>
            </w:r>
          </w:p>
        </w:tc>
        <w:tc>
          <w:tcPr>
            <w:tcW w:w="2804" w:type="dxa"/>
          </w:tcPr>
          <w:p w14:paraId="2171BBF6" w14:textId="7AAD45A8" w:rsidR="002B6406" w:rsidRDefault="002B6406">
            <w:r>
              <w:t>ETH</w:t>
            </w:r>
            <w:r w:rsidR="00FD12AD">
              <w:t>2</w:t>
            </w:r>
            <w:r>
              <w:t>_MX3_P</w:t>
            </w:r>
          </w:p>
        </w:tc>
        <w:tc>
          <w:tcPr>
            <w:tcW w:w="3420" w:type="dxa"/>
          </w:tcPr>
          <w:p w14:paraId="23448C82" w14:textId="77777777" w:rsidR="002B6406" w:rsidRDefault="002B6406">
            <w:r>
              <w:t>IEEE 802.3, MX3+</w:t>
            </w:r>
          </w:p>
        </w:tc>
      </w:tr>
      <w:tr w:rsidR="002B6406" w14:paraId="7F944855" w14:textId="77777777">
        <w:tc>
          <w:tcPr>
            <w:tcW w:w="910" w:type="dxa"/>
          </w:tcPr>
          <w:p w14:paraId="7FA34CFC" w14:textId="77777777" w:rsidR="002B6406" w:rsidRDefault="002B6406">
            <w:r>
              <w:t>3</w:t>
            </w:r>
          </w:p>
        </w:tc>
        <w:tc>
          <w:tcPr>
            <w:tcW w:w="781" w:type="dxa"/>
          </w:tcPr>
          <w:p w14:paraId="36CD6D16" w14:textId="77777777" w:rsidR="002B6406" w:rsidRDefault="002B6406"/>
        </w:tc>
        <w:tc>
          <w:tcPr>
            <w:tcW w:w="2804" w:type="dxa"/>
          </w:tcPr>
          <w:p w14:paraId="01DEC37B" w14:textId="77777777" w:rsidR="002B6406" w:rsidRDefault="002B6406">
            <w:r>
              <w:t>SHLD</w:t>
            </w:r>
          </w:p>
        </w:tc>
        <w:tc>
          <w:tcPr>
            <w:tcW w:w="3420" w:type="dxa"/>
          </w:tcPr>
          <w:p w14:paraId="59FDFB08" w14:textId="27B517B2" w:rsidR="002B6406" w:rsidRDefault="002B6406">
            <w:r>
              <w:t>Shield</w:t>
            </w:r>
          </w:p>
        </w:tc>
      </w:tr>
      <w:tr w:rsidR="002B6406" w14:paraId="57DA717C" w14:textId="77777777">
        <w:tc>
          <w:tcPr>
            <w:tcW w:w="910" w:type="dxa"/>
          </w:tcPr>
          <w:p w14:paraId="76A7E155" w14:textId="77777777" w:rsidR="002B6406" w:rsidRDefault="002B6406"/>
        </w:tc>
        <w:tc>
          <w:tcPr>
            <w:tcW w:w="781" w:type="dxa"/>
          </w:tcPr>
          <w:p w14:paraId="217C6ED8" w14:textId="77777777" w:rsidR="002B6406" w:rsidRDefault="002B6406">
            <w:r>
              <w:t>8</w:t>
            </w:r>
          </w:p>
        </w:tc>
        <w:tc>
          <w:tcPr>
            <w:tcW w:w="2804" w:type="dxa"/>
          </w:tcPr>
          <w:p w14:paraId="3DB51CC6" w14:textId="5ACF5EDB" w:rsidR="002B6406" w:rsidRDefault="002B6406">
            <w:r>
              <w:t>ETH</w:t>
            </w:r>
            <w:r w:rsidR="00FD12AD">
              <w:t>2</w:t>
            </w:r>
            <w:r>
              <w:t>_MX2_N</w:t>
            </w:r>
          </w:p>
        </w:tc>
        <w:tc>
          <w:tcPr>
            <w:tcW w:w="3420" w:type="dxa"/>
          </w:tcPr>
          <w:p w14:paraId="681DBCA2" w14:textId="77777777" w:rsidR="002B6406" w:rsidRDefault="002B6406">
            <w:r>
              <w:t>IEEE 802.3, MX2-</w:t>
            </w:r>
          </w:p>
        </w:tc>
      </w:tr>
      <w:tr w:rsidR="002B6406" w14:paraId="7389B4C5" w14:textId="77777777">
        <w:tc>
          <w:tcPr>
            <w:tcW w:w="910" w:type="dxa"/>
          </w:tcPr>
          <w:p w14:paraId="72408BB1" w14:textId="77777777" w:rsidR="002B6406" w:rsidRDefault="002B6406">
            <w:r>
              <w:t>4</w:t>
            </w:r>
          </w:p>
        </w:tc>
        <w:tc>
          <w:tcPr>
            <w:tcW w:w="781" w:type="dxa"/>
          </w:tcPr>
          <w:p w14:paraId="313C09DA" w14:textId="77777777" w:rsidR="002B6406" w:rsidRDefault="002B6406"/>
        </w:tc>
        <w:tc>
          <w:tcPr>
            <w:tcW w:w="2804" w:type="dxa"/>
          </w:tcPr>
          <w:p w14:paraId="6752B01B" w14:textId="48BF2E10" w:rsidR="002B6406" w:rsidRDefault="002B6406">
            <w:r>
              <w:t>ETH</w:t>
            </w:r>
            <w:r w:rsidR="00FD12AD">
              <w:t>2</w:t>
            </w:r>
            <w:r>
              <w:t>_MX2_P</w:t>
            </w:r>
          </w:p>
        </w:tc>
        <w:tc>
          <w:tcPr>
            <w:tcW w:w="3420" w:type="dxa"/>
          </w:tcPr>
          <w:p w14:paraId="6A3AF9B0" w14:textId="77777777" w:rsidR="002B6406" w:rsidRDefault="002B6406">
            <w:r>
              <w:t>IEEE 802.3, MX2+</w:t>
            </w:r>
          </w:p>
        </w:tc>
      </w:tr>
      <w:tr w:rsidR="002B6406" w14:paraId="69022FE5" w14:textId="77777777">
        <w:tc>
          <w:tcPr>
            <w:tcW w:w="910" w:type="dxa"/>
          </w:tcPr>
          <w:p w14:paraId="04E8CF9F" w14:textId="77777777" w:rsidR="002B6406" w:rsidRDefault="002B6406"/>
        </w:tc>
        <w:tc>
          <w:tcPr>
            <w:tcW w:w="781" w:type="dxa"/>
          </w:tcPr>
          <w:p w14:paraId="7271C985" w14:textId="77777777" w:rsidR="002B6406" w:rsidRDefault="002B6406">
            <w:r>
              <w:t>9</w:t>
            </w:r>
          </w:p>
        </w:tc>
        <w:tc>
          <w:tcPr>
            <w:tcW w:w="2804" w:type="dxa"/>
          </w:tcPr>
          <w:p w14:paraId="124CED74" w14:textId="498DA8A8" w:rsidR="002B6406" w:rsidRDefault="002B6406">
            <w:r>
              <w:t>ETH</w:t>
            </w:r>
            <w:r w:rsidR="00FD12AD">
              <w:t>2</w:t>
            </w:r>
            <w:r>
              <w:t>_MX1_N</w:t>
            </w:r>
          </w:p>
        </w:tc>
        <w:tc>
          <w:tcPr>
            <w:tcW w:w="3420" w:type="dxa"/>
          </w:tcPr>
          <w:p w14:paraId="2C3E319D" w14:textId="77777777" w:rsidR="002B6406" w:rsidRDefault="002B6406">
            <w:r>
              <w:t>IEEE 802.3, MX1-</w:t>
            </w:r>
          </w:p>
        </w:tc>
      </w:tr>
      <w:tr w:rsidR="002B6406" w14:paraId="5F19FBDA" w14:textId="77777777">
        <w:tc>
          <w:tcPr>
            <w:tcW w:w="910" w:type="dxa"/>
          </w:tcPr>
          <w:p w14:paraId="13F4588F" w14:textId="77777777" w:rsidR="002B6406" w:rsidRDefault="002B6406">
            <w:r>
              <w:t>5</w:t>
            </w:r>
          </w:p>
        </w:tc>
        <w:tc>
          <w:tcPr>
            <w:tcW w:w="781" w:type="dxa"/>
          </w:tcPr>
          <w:p w14:paraId="1FF61CCD" w14:textId="77777777" w:rsidR="002B6406" w:rsidRDefault="002B6406"/>
        </w:tc>
        <w:tc>
          <w:tcPr>
            <w:tcW w:w="2804" w:type="dxa"/>
          </w:tcPr>
          <w:p w14:paraId="3FBB9673" w14:textId="6DCBD93B" w:rsidR="002B6406" w:rsidRDefault="002B6406">
            <w:r>
              <w:t>ETH</w:t>
            </w:r>
            <w:r w:rsidR="00E75666">
              <w:t>2</w:t>
            </w:r>
            <w:r>
              <w:t>_MX1_P</w:t>
            </w:r>
          </w:p>
        </w:tc>
        <w:tc>
          <w:tcPr>
            <w:tcW w:w="3420" w:type="dxa"/>
          </w:tcPr>
          <w:p w14:paraId="1A87998A" w14:textId="77777777" w:rsidR="002B6406" w:rsidRDefault="002B6406">
            <w:r>
              <w:t>IEEE 802.3, MX1+</w:t>
            </w:r>
          </w:p>
        </w:tc>
      </w:tr>
    </w:tbl>
    <w:p w14:paraId="4D035250" w14:textId="77777777" w:rsidR="002B6406" w:rsidRPr="001764D4" w:rsidRDefault="002B6406" w:rsidP="001764D4"/>
    <w:p w14:paraId="4FECECBA" w14:textId="77777777" w:rsidR="00840152" w:rsidRPr="00840152" w:rsidRDefault="00840152" w:rsidP="00840152"/>
    <w:p w14:paraId="65FFCFB0" w14:textId="77777777" w:rsidR="004150AD" w:rsidRDefault="004150AD">
      <w:pPr>
        <w:rPr>
          <w:rFonts w:ascii="Aptos ExtraBold" w:eastAsiaTheme="majorEastAsia" w:hAnsi="Aptos ExtraBold" w:cstheme="majorBidi"/>
          <w:b/>
          <w:sz w:val="28"/>
          <w:szCs w:val="24"/>
        </w:rPr>
      </w:pPr>
      <w:r>
        <w:br w:type="page"/>
      </w:r>
    </w:p>
    <w:p w14:paraId="06A9F194" w14:textId="31996D38" w:rsidR="001764D4" w:rsidRDefault="00840152" w:rsidP="001764D4">
      <w:pPr>
        <w:pStyle w:val="Heading3"/>
        <w:numPr>
          <w:ilvl w:val="2"/>
          <w:numId w:val="25"/>
        </w:numPr>
        <w:ind w:left="1152"/>
      </w:pPr>
      <w:bookmarkStart w:id="92" w:name="_Toc201160797"/>
      <w:r>
        <w:t>J5: POWER</w:t>
      </w:r>
      <w:bookmarkEnd w:id="92"/>
      <w:r>
        <w:t xml:space="preserve"> </w:t>
      </w:r>
    </w:p>
    <w:p w14:paraId="3B4D6E5F" w14:textId="3BADC3A1" w:rsidR="0065648B" w:rsidRDefault="0065648B" w:rsidP="0065648B">
      <w:pPr>
        <w:jc w:val="both"/>
      </w:pPr>
      <w:r>
        <w:t>9 pin female Micro-D.</w:t>
      </w:r>
    </w:p>
    <w:p w14:paraId="1CD3F8DD" w14:textId="35FF2B30" w:rsidR="007452AA" w:rsidRDefault="0065648B" w:rsidP="007452AA">
      <w:pPr>
        <w:jc w:val="both"/>
      </w:pPr>
      <w:r>
        <w:t>(</w:t>
      </w:r>
      <w:proofErr w:type="spellStart"/>
      <w:r>
        <w:t>Omnetics</w:t>
      </w:r>
      <w:proofErr w:type="spellEnd"/>
      <w:r>
        <w:t xml:space="preserve"> M</w:t>
      </w:r>
      <w:r w:rsidR="00717F20">
        <w:t>MD</w:t>
      </w:r>
      <w:r w:rsidR="009B5156">
        <w:t>S</w:t>
      </w:r>
      <w:r>
        <w:t>-09-</w:t>
      </w:r>
      <w:r w:rsidR="0005020D">
        <w:t>VV</w:t>
      </w:r>
      <w:r w:rsidR="007452AA">
        <w:t xml:space="preserve">-N01, mating example: </w:t>
      </w:r>
      <w:proofErr w:type="spellStart"/>
      <w:r w:rsidR="007452AA">
        <w:t>Omnetics</w:t>
      </w:r>
      <w:proofErr w:type="spellEnd"/>
      <w:r w:rsidR="007452AA">
        <w:t xml:space="preserve"> MMD</w:t>
      </w:r>
      <w:r w:rsidR="000608BB">
        <w:t>P</w:t>
      </w:r>
      <w:r w:rsidR="007452AA">
        <w:t>-0</w:t>
      </w:r>
      <w:r w:rsidR="009E397E">
        <w:t>09</w:t>
      </w:r>
      <w:r w:rsidR="007452AA">
        <w:t>-SS-N02)</w:t>
      </w:r>
    </w:p>
    <w:p w14:paraId="429608A1" w14:textId="4E709A1F" w:rsidR="0065648B" w:rsidRPr="003122F1" w:rsidRDefault="0065648B" w:rsidP="0065648B">
      <w:pPr>
        <w:pStyle w:val="Caption"/>
        <w:keepNext/>
        <w:spacing w:after="0"/>
        <w:jc w:val="center"/>
        <w:rPr>
          <w:color w:val="auto"/>
        </w:rPr>
      </w:pPr>
      <w:bookmarkStart w:id="93" w:name="_Toc201160829"/>
      <w:r w:rsidRPr="003122F1">
        <w:rPr>
          <w:color w:val="auto"/>
        </w:rPr>
        <w:t xml:space="preserve">Table </w:t>
      </w:r>
      <w:r w:rsidR="00E763F6">
        <w:rPr>
          <w:color w:val="auto"/>
        </w:rPr>
        <w:fldChar w:fldCharType="begin"/>
      </w:r>
      <w:r w:rsidR="00E763F6">
        <w:rPr>
          <w:color w:val="auto"/>
        </w:rPr>
        <w:instrText xml:space="preserve"> STYLEREF 1 \s </w:instrText>
      </w:r>
      <w:r w:rsidR="00E763F6">
        <w:rPr>
          <w:color w:val="auto"/>
        </w:rPr>
        <w:fldChar w:fldCharType="separate"/>
      </w:r>
      <w:r w:rsidR="008C3132">
        <w:rPr>
          <w:noProof/>
          <w:color w:val="auto"/>
        </w:rPr>
        <w:t>4</w:t>
      </w:r>
      <w:r w:rsidR="00E763F6">
        <w:rPr>
          <w:color w:val="auto"/>
        </w:rPr>
        <w:fldChar w:fldCharType="end"/>
      </w:r>
      <w:r w:rsidR="00E763F6">
        <w:rPr>
          <w:color w:val="auto"/>
        </w:rPr>
        <w:noBreakHyphen/>
      </w:r>
      <w:r w:rsidR="00E763F6">
        <w:rPr>
          <w:color w:val="auto"/>
        </w:rPr>
        <w:fldChar w:fldCharType="begin"/>
      </w:r>
      <w:r w:rsidR="00E763F6">
        <w:rPr>
          <w:color w:val="auto"/>
        </w:rPr>
        <w:instrText xml:space="preserve"> SEQ Table \* ARABIC \s 1 </w:instrText>
      </w:r>
      <w:r w:rsidR="00E763F6">
        <w:rPr>
          <w:color w:val="auto"/>
        </w:rPr>
        <w:fldChar w:fldCharType="separate"/>
      </w:r>
      <w:r w:rsidR="008C3132">
        <w:rPr>
          <w:noProof/>
          <w:color w:val="auto"/>
        </w:rPr>
        <w:t>18</w:t>
      </w:r>
      <w:r w:rsidR="00E763F6">
        <w:rPr>
          <w:color w:val="auto"/>
        </w:rPr>
        <w:fldChar w:fldCharType="end"/>
      </w:r>
      <w:r w:rsidRPr="003122F1">
        <w:rPr>
          <w:color w:val="auto"/>
        </w:rPr>
        <w:t xml:space="preserve">: </w:t>
      </w:r>
      <w:r w:rsidR="008E6FA0">
        <w:rPr>
          <w:color w:val="auto"/>
        </w:rPr>
        <w:t>Power</w:t>
      </w:r>
      <w:r w:rsidRPr="003122F1">
        <w:rPr>
          <w:color w:val="auto"/>
        </w:rPr>
        <w:t xml:space="preserve"> </w:t>
      </w:r>
      <w:r>
        <w:rPr>
          <w:color w:val="auto"/>
        </w:rPr>
        <w:t>Connector Pinout</w:t>
      </w:r>
      <w:bookmarkEnd w:id="93"/>
    </w:p>
    <w:tbl>
      <w:tblPr>
        <w:tblStyle w:val="TableGrid"/>
        <w:tblW w:w="0" w:type="auto"/>
        <w:tblInd w:w="1350" w:type="dxa"/>
        <w:tblLook w:val="04A0" w:firstRow="1" w:lastRow="0" w:firstColumn="1" w:lastColumn="0" w:noHBand="0" w:noVBand="1"/>
      </w:tblPr>
      <w:tblGrid>
        <w:gridCol w:w="1097"/>
        <w:gridCol w:w="2804"/>
        <w:gridCol w:w="3420"/>
      </w:tblGrid>
      <w:tr w:rsidR="000536E6" w14:paraId="117C544C" w14:textId="77777777" w:rsidTr="00E16E7C">
        <w:tc>
          <w:tcPr>
            <w:tcW w:w="1097" w:type="dxa"/>
            <w:shd w:val="clear" w:color="auto" w:fill="1E1A33"/>
          </w:tcPr>
          <w:p w14:paraId="2340BBF4" w14:textId="77777777" w:rsidR="000536E6" w:rsidRPr="00902A7A" w:rsidRDefault="000536E6">
            <w:pPr>
              <w:rPr>
                <w:b/>
              </w:rPr>
            </w:pPr>
            <w:r w:rsidRPr="00902A7A">
              <w:rPr>
                <w:b/>
              </w:rPr>
              <w:t>Pin Number</w:t>
            </w:r>
          </w:p>
        </w:tc>
        <w:tc>
          <w:tcPr>
            <w:tcW w:w="2804" w:type="dxa"/>
            <w:shd w:val="clear" w:color="auto" w:fill="1E1A33"/>
          </w:tcPr>
          <w:p w14:paraId="791079E8" w14:textId="77777777" w:rsidR="000536E6" w:rsidRPr="00902A7A" w:rsidRDefault="000536E6">
            <w:pPr>
              <w:rPr>
                <w:b/>
              </w:rPr>
            </w:pPr>
            <w:r w:rsidRPr="00902A7A">
              <w:rPr>
                <w:b/>
              </w:rPr>
              <w:t>Pin Name</w:t>
            </w:r>
          </w:p>
        </w:tc>
        <w:tc>
          <w:tcPr>
            <w:tcW w:w="3420" w:type="dxa"/>
            <w:shd w:val="clear" w:color="auto" w:fill="1E1A33"/>
          </w:tcPr>
          <w:p w14:paraId="0821BDD5" w14:textId="77777777" w:rsidR="000536E6" w:rsidRPr="00902A7A" w:rsidRDefault="000536E6">
            <w:pPr>
              <w:rPr>
                <w:b/>
              </w:rPr>
            </w:pPr>
            <w:r w:rsidRPr="00902A7A">
              <w:rPr>
                <w:b/>
              </w:rPr>
              <w:t>Description</w:t>
            </w:r>
          </w:p>
        </w:tc>
      </w:tr>
      <w:tr w:rsidR="00197A90" w14:paraId="3658B139" w14:textId="77777777" w:rsidTr="00197A90">
        <w:tc>
          <w:tcPr>
            <w:tcW w:w="1097" w:type="dxa"/>
          </w:tcPr>
          <w:p w14:paraId="69BA98C3" w14:textId="77777777" w:rsidR="00197A90" w:rsidRDefault="00197A90">
            <w:r>
              <w:t>1</w:t>
            </w:r>
          </w:p>
        </w:tc>
        <w:tc>
          <w:tcPr>
            <w:tcW w:w="2804" w:type="dxa"/>
          </w:tcPr>
          <w:p w14:paraId="66BABC89" w14:textId="5EABDB86" w:rsidR="00197A90" w:rsidRDefault="00197A90">
            <w:r>
              <w:t>PWR</w:t>
            </w:r>
          </w:p>
        </w:tc>
        <w:tc>
          <w:tcPr>
            <w:tcW w:w="3420" w:type="dxa"/>
            <w:vMerge w:val="restart"/>
            <w:vAlign w:val="center"/>
          </w:tcPr>
          <w:p w14:paraId="24DFBCBF" w14:textId="1DBF4A0C" w:rsidR="00197A90" w:rsidRDefault="00197A90" w:rsidP="00197A90">
            <w:r>
              <w:t>28V power</w:t>
            </w:r>
          </w:p>
        </w:tc>
      </w:tr>
      <w:tr w:rsidR="00197A90" w14:paraId="77D01EF1" w14:textId="77777777" w:rsidTr="00E16E7C">
        <w:trPr>
          <w:trHeight w:val="190"/>
        </w:trPr>
        <w:tc>
          <w:tcPr>
            <w:tcW w:w="1097" w:type="dxa"/>
          </w:tcPr>
          <w:p w14:paraId="6B3B01AB" w14:textId="77777777" w:rsidR="00197A90" w:rsidRDefault="00197A90" w:rsidP="002B6BBA">
            <w:r>
              <w:t>2</w:t>
            </w:r>
          </w:p>
        </w:tc>
        <w:tc>
          <w:tcPr>
            <w:tcW w:w="2804" w:type="dxa"/>
          </w:tcPr>
          <w:p w14:paraId="32474E25" w14:textId="5EAAB6E5" w:rsidR="00197A90" w:rsidRDefault="00197A90" w:rsidP="002B6BBA">
            <w:r>
              <w:t>PWR</w:t>
            </w:r>
          </w:p>
        </w:tc>
        <w:tc>
          <w:tcPr>
            <w:tcW w:w="3420" w:type="dxa"/>
            <w:vMerge/>
          </w:tcPr>
          <w:p w14:paraId="748D9D15" w14:textId="3FA7D0D7" w:rsidR="00197A90" w:rsidRDefault="00197A90" w:rsidP="002B6BBA"/>
        </w:tc>
      </w:tr>
      <w:tr w:rsidR="000536E6" w14:paraId="51327FF4" w14:textId="77777777" w:rsidTr="00E16E7C">
        <w:tc>
          <w:tcPr>
            <w:tcW w:w="1097" w:type="dxa"/>
          </w:tcPr>
          <w:p w14:paraId="77B5A493" w14:textId="77777777" w:rsidR="000536E6" w:rsidRDefault="000536E6" w:rsidP="002B6BBA">
            <w:r>
              <w:t>3</w:t>
            </w:r>
          </w:p>
        </w:tc>
        <w:tc>
          <w:tcPr>
            <w:tcW w:w="2804" w:type="dxa"/>
          </w:tcPr>
          <w:p w14:paraId="1BBF1079" w14:textId="4435D943" w:rsidR="000536E6" w:rsidRDefault="000536E6" w:rsidP="002B6BBA">
            <w:r>
              <w:t>CHAS</w:t>
            </w:r>
          </w:p>
        </w:tc>
        <w:tc>
          <w:tcPr>
            <w:tcW w:w="3420" w:type="dxa"/>
          </w:tcPr>
          <w:p w14:paraId="0BE7A85C" w14:textId="0CC49780" w:rsidR="000536E6" w:rsidRDefault="000536E6" w:rsidP="002B6BBA">
            <w:r>
              <w:t>Chassis</w:t>
            </w:r>
          </w:p>
        </w:tc>
      </w:tr>
      <w:tr w:rsidR="0043249E" w14:paraId="55D52CC4" w14:textId="77777777" w:rsidTr="0043249E">
        <w:tc>
          <w:tcPr>
            <w:tcW w:w="1097" w:type="dxa"/>
          </w:tcPr>
          <w:p w14:paraId="3DE15883" w14:textId="77777777" w:rsidR="0043249E" w:rsidRDefault="0043249E" w:rsidP="002B6BBA">
            <w:r>
              <w:t>4</w:t>
            </w:r>
          </w:p>
        </w:tc>
        <w:tc>
          <w:tcPr>
            <w:tcW w:w="2804" w:type="dxa"/>
          </w:tcPr>
          <w:p w14:paraId="64F52A6A" w14:textId="105887AB" w:rsidR="0043249E" w:rsidRDefault="0043249E" w:rsidP="002B6BBA">
            <w:r>
              <w:t>IMX_THERM_N</w:t>
            </w:r>
          </w:p>
        </w:tc>
        <w:tc>
          <w:tcPr>
            <w:tcW w:w="3420" w:type="dxa"/>
            <w:vMerge w:val="restart"/>
            <w:vAlign w:val="center"/>
          </w:tcPr>
          <w:p w14:paraId="2C69119B" w14:textId="295D89E4" w:rsidR="0043249E" w:rsidRDefault="0043249E" w:rsidP="0043249E">
            <w:r>
              <w:t>Focal Plane PCB Thermistor</w:t>
            </w:r>
          </w:p>
        </w:tc>
      </w:tr>
      <w:tr w:rsidR="0043249E" w14:paraId="7B0330BF" w14:textId="77777777" w:rsidTr="00E16E7C">
        <w:tc>
          <w:tcPr>
            <w:tcW w:w="1097" w:type="dxa"/>
          </w:tcPr>
          <w:p w14:paraId="30936B26" w14:textId="77777777" w:rsidR="0043249E" w:rsidRDefault="0043249E" w:rsidP="002B6BBA">
            <w:r>
              <w:t>5</w:t>
            </w:r>
          </w:p>
        </w:tc>
        <w:tc>
          <w:tcPr>
            <w:tcW w:w="2804" w:type="dxa"/>
          </w:tcPr>
          <w:p w14:paraId="7E08E737" w14:textId="7436389D" w:rsidR="0043249E" w:rsidRDefault="0043249E" w:rsidP="002B6BBA">
            <w:r>
              <w:t>IMX_THERM_P</w:t>
            </w:r>
          </w:p>
        </w:tc>
        <w:tc>
          <w:tcPr>
            <w:tcW w:w="3420" w:type="dxa"/>
            <w:vMerge/>
          </w:tcPr>
          <w:p w14:paraId="369B3313" w14:textId="2FB20129" w:rsidR="0043249E" w:rsidRDefault="0043249E" w:rsidP="002B6BBA"/>
        </w:tc>
      </w:tr>
      <w:tr w:rsidR="00197A90" w14:paraId="08877A96" w14:textId="77777777" w:rsidTr="00197A90">
        <w:tc>
          <w:tcPr>
            <w:tcW w:w="1097" w:type="dxa"/>
          </w:tcPr>
          <w:p w14:paraId="13A51541" w14:textId="0A077A4A" w:rsidR="00197A90" w:rsidRDefault="00197A90" w:rsidP="00D65A3F">
            <w:r>
              <w:t>6</w:t>
            </w:r>
          </w:p>
        </w:tc>
        <w:tc>
          <w:tcPr>
            <w:tcW w:w="2804" w:type="dxa"/>
          </w:tcPr>
          <w:p w14:paraId="3E07DA71" w14:textId="6FA78147" w:rsidR="00197A90" w:rsidRDefault="00197A90" w:rsidP="00D65A3F">
            <w:r>
              <w:t>PGND</w:t>
            </w:r>
          </w:p>
        </w:tc>
        <w:tc>
          <w:tcPr>
            <w:tcW w:w="3420" w:type="dxa"/>
            <w:vMerge w:val="restart"/>
            <w:vAlign w:val="center"/>
          </w:tcPr>
          <w:p w14:paraId="4E54066E" w14:textId="08176DAB" w:rsidR="00197A90" w:rsidRDefault="00197A90" w:rsidP="00197A90">
            <w:r>
              <w:t>Power return</w:t>
            </w:r>
          </w:p>
        </w:tc>
      </w:tr>
      <w:tr w:rsidR="00197A90" w14:paraId="529BE674" w14:textId="77777777" w:rsidTr="00E16E7C">
        <w:tc>
          <w:tcPr>
            <w:tcW w:w="1097" w:type="dxa"/>
          </w:tcPr>
          <w:p w14:paraId="6CFAB402" w14:textId="49BB3656" w:rsidR="00197A90" w:rsidRDefault="00197A90" w:rsidP="00D65A3F">
            <w:r>
              <w:t>7</w:t>
            </w:r>
          </w:p>
        </w:tc>
        <w:tc>
          <w:tcPr>
            <w:tcW w:w="2804" w:type="dxa"/>
          </w:tcPr>
          <w:p w14:paraId="5A0E82F8" w14:textId="0000410D" w:rsidR="00197A90" w:rsidRDefault="00197A90" w:rsidP="00D65A3F">
            <w:r>
              <w:t>PGND</w:t>
            </w:r>
          </w:p>
        </w:tc>
        <w:tc>
          <w:tcPr>
            <w:tcW w:w="3420" w:type="dxa"/>
            <w:vMerge/>
          </w:tcPr>
          <w:p w14:paraId="79C340DA" w14:textId="24BD1795" w:rsidR="00197A90" w:rsidRDefault="00197A90" w:rsidP="00D65A3F"/>
        </w:tc>
      </w:tr>
      <w:tr w:rsidR="0043249E" w14:paraId="33B32716" w14:textId="77777777" w:rsidTr="0043249E">
        <w:tc>
          <w:tcPr>
            <w:tcW w:w="1097" w:type="dxa"/>
          </w:tcPr>
          <w:p w14:paraId="4BE2F3E4" w14:textId="2BD434F9" w:rsidR="0043249E" w:rsidRDefault="0043249E" w:rsidP="00D65A3F">
            <w:r>
              <w:t>8</w:t>
            </w:r>
          </w:p>
        </w:tc>
        <w:tc>
          <w:tcPr>
            <w:tcW w:w="2804" w:type="dxa"/>
          </w:tcPr>
          <w:p w14:paraId="66CF20C1" w14:textId="2A72E306" w:rsidR="0043249E" w:rsidRDefault="0043249E" w:rsidP="00D65A3F">
            <w:r>
              <w:t>IMX_HEATER_N</w:t>
            </w:r>
          </w:p>
        </w:tc>
        <w:tc>
          <w:tcPr>
            <w:tcW w:w="3420" w:type="dxa"/>
            <w:vMerge w:val="restart"/>
            <w:vAlign w:val="center"/>
          </w:tcPr>
          <w:p w14:paraId="33287F94" w14:textId="7F7B3204" w:rsidR="0043249E" w:rsidRDefault="0043249E" w:rsidP="0043249E">
            <w:r>
              <w:t>Focal Plane PCB Heater</w:t>
            </w:r>
          </w:p>
        </w:tc>
      </w:tr>
      <w:tr w:rsidR="0043249E" w14:paraId="1D22C30E" w14:textId="77777777" w:rsidTr="0043249E">
        <w:tc>
          <w:tcPr>
            <w:tcW w:w="1097" w:type="dxa"/>
          </w:tcPr>
          <w:p w14:paraId="2CDEFADA" w14:textId="0700FEB7" w:rsidR="0043249E" w:rsidRDefault="0043249E" w:rsidP="00D65A3F">
            <w:r>
              <w:t>9</w:t>
            </w:r>
          </w:p>
        </w:tc>
        <w:tc>
          <w:tcPr>
            <w:tcW w:w="2804" w:type="dxa"/>
          </w:tcPr>
          <w:p w14:paraId="1A3F19DC" w14:textId="35ABB743" w:rsidR="0043249E" w:rsidRDefault="0043249E" w:rsidP="00D65A3F">
            <w:r>
              <w:t>IMX_HEATER_P</w:t>
            </w:r>
          </w:p>
        </w:tc>
        <w:tc>
          <w:tcPr>
            <w:tcW w:w="3420" w:type="dxa"/>
            <w:vMerge/>
            <w:vAlign w:val="center"/>
          </w:tcPr>
          <w:p w14:paraId="01CFD4C9" w14:textId="4736DD04" w:rsidR="0043249E" w:rsidRDefault="0043249E" w:rsidP="0043249E"/>
        </w:tc>
      </w:tr>
    </w:tbl>
    <w:p w14:paraId="72EAF888" w14:textId="77777777" w:rsidR="0065648B" w:rsidRPr="001764D4" w:rsidRDefault="0065648B" w:rsidP="001764D4"/>
    <w:p w14:paraId="420F80CB" w14:textId="77777777" w:rsidR="00840152" w:rsidRPr="00840152" w:rsidRDefault="00840152" w:rsidP="00840152"/>
    <w:p w14:paraId="192266B9" w14:textId="77777777" w:rsidR="00A33B85" w:rsidRDefault="00A33B85">
      <w:pPr>
        <w:rPr>
          <w:rFonts w:ascii="Aptos ExtraBold" w:eastAsiaTheme="majorEastAsia" w:hAnsi="Aptos ExtraBold" w:cstheme="majorBidi"/>
          <w:b/>
          <w:sz w:val="28"/>
          <w:szCs w:val="24"/>
        </w:rPr>
      </w:pPr>
      <w:r>
        <w:br w:type="page"/>
      </w:r>
    </w:p>
    <w:p w14:paraId="01ED4CC0" w14:textId="58B66A9E" w:rsidR="006649D9" w:rsidRPr="00456908" w:rsidRDefault="00975BCA" w:rsidP="00456908">
      <w:pPr>
        <w:pStyle w:val="Heading3"/>
        <w:numPr>
          <w:ilvl w:val="2"/>
          <w:numId w:val="25"/>
        </w:numPr>
        <w:ind w:left="1152"/>
      </w:pPr>
      <w:bookmarkStart w:id="94" w:name="_Toc201160798"/>
      <w:r>
        <w:t>Q</w:t>
      </w:r>
      <w:r w:rsidR="006649D9">
        <w:t>J</w:t>
      </w:r>
      <w:r w:rsidR="00173651">
        <w:t>1</w:t>
      </w:r>
      <w:r w:rsidR="003D2F64">
        <w:t xml:space="preserve"> -</w:t>
      </w:r>
      <w:r>
        <w:t>Q</w:t>
      </w:r>
      <w:r w:rsidR="003D2F64">
        <w:t>J</w:t>
      </w:r>
      <w:r w:rsidR="00527BBB">
        <w:t>6</w:t>
      </w:r>
      <w:r w:rsidR="006649D9">
        <w:t xml:space="preserve">: </w:t>
      </w:r>
      <w:r w:rsidR="00A53B10">
        <w:t xml:space="preserve">OTA </w:t>
      </w:r>
      <w:r w:rsidR="008C11F5">
        <w:t>HEATERS AND THERMISTORS</w:t>
      </w:r>
      <w:bookmarkEnd w:id="94"/>
    </w:p>
    <w:p w14:paraId="1909150F" w14:textId="51C48355" w:rsidR="00035571" w:rsidRDefault="00580DE8" w:rsidP="003367F5">
      <w:pPr>
        <w:jc w:val="both"/>
      </w:pPr>
      <w:r>
        <w:t xml:space="preserve">Heaters and thermistors on the optical assembly </w:t>
      </w:r>
      <w:r w:rsidR="00D034B1">
        <w:t>are physically located on the side of the optical assembly on a panel:</w:t>
      </w:r>
    </w:p>
    <w:p w14:paraId="32DE7239" w14:textId="0E4BC9E8" w:rsidR="00035571" w:rsidRDefault="00035571" w:rsidP="00D034B1">
      <w:pPr>
        <w:jc w:val="center"/>
      </w:pPr>
      <w:r>
        <w:rPr>
          <w:noProof/>
        </w:rPr>
        <w:drawing>
          <wp:inline distT="0" distB="0" distL="0" distR="0" wp14:anchorId="0C8D78A4" wp14:editId="2AE103C3">
            <wp:extent cx="2809301" cy="1527171"/>
            <wp:effectExtent l="0" t="0" r="0" b="0"/>
            <wp:docPr id="174322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6981" name=""/>
                    <pic:cNvPicPr/>
                  </pic:nvPicPr>
                  <pic:blipFill rotWithShape="1">
                    <a:blip r:embed="rId17"/>
                    <a:srcRect t="3031" b="3321"/>
                    <a:stretch>
                      <a:fillRect/>
                    </a:stretch>
                  </pic:blipFill>
                  <pic:spPr bwMode="auto">
                    <a:xfrm>
                      <a:off x="0" y="0"/>
                      <a:ext cx="2831048" cy="1538993"/>
                    </a:xfrm>
                    <a:prstGeom prst="rect">
                      <a:avLst/>
                    </a:prstGeom>
                    <a:ln>
                      <a:noFill/>
                    </a:ln>
                    <a:extLst>
                      <a:ext uri="{53640926-AAD7-44D8-BBD7-CCE9431645EC}">
                        <a14:shadowObscured xmlns:a14="http://schemas.microsoft.com/office/drawing/2010/main"/>
                      </a:ext>
                    </a:extLst>
                  </pic:spPr>
                </pic:pic>
              </a:graphicData>
            </a:graphic>
          </wp:inline>
        </w:drawing>
      </w:r>
    </w:p>
    <w:p w14:paraId="361097D6" w14:textId="2DE5B58E" w:rsidR="00365501" w:rsidRDefault="00504A4A" w:rsidP="003367F5">
      <w:pPr>
        <w:jc w:val="both"/>
      </w:pPr>
      <w:r>
        <w:t>Each connector is a heater zone</w:t>
      </w:r>
      <w:r w:rsidR="003B4851">
        <w:t xml:space="preserve"> with corresponding </w:t>
      </w:r>
      <w:r w:rsidR="00BB0343">
        <w:t xml:space="preserve">thermistor(s) for that zone. </w:t>
      </w:r>
      <w:r w:rsidR="00F15CDB">
        <w:t xml:space="preserve">All heaters in a zone are </w:t>
      </w:r>
      <w:r w:rsidR="00711E19">
        <w:t xml:space="preserve">to be controlled </w:t>
      </w:r>
      <w:r w:rsidR="00262187">
        <w:t>as a single heater (all turn on or off at the same time).</w:t>
      </w:r>
    </w:p>
    <w:p w14:paraId="09BFD849" w14:textId="7FFC040F" w:rsidR="006649D9" w:rsidRDefault="0022377F" w:rsidP="00004F57">
      <w:pPr>
        <w:jc w:val="center"/>
      </w:pPr>
      <w:r>
        <w:rPr>
          <w:noProof/>
        </w:rPr>
        <w:drawing>
          <wp:inline distT="0" distB="0" distL="0" distR="0" wp14:anchorId="0234B35B" wp14:editId="08229999">
            <wp:extent cx="5470662" cy="2613032"/>
            <wp:effectExtent l="0" t="0" r="0" b="0"/>
            <wp:docPr id="159389899"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9899" name="Picture 1" descr="Diagram&#10;&#10;AI-generated content may be incorrect."/>
                    <pic:cNvPicPr/>
                  </pic:nvPicPr>
                  <pic:blipFill>
                    <a:blip r:embed="rId18"/>
                    <a:stretch>
                      <a:fillRect/>
                    </a:stretch>
                  </pic:blipFill>
                  <pic:spPr>
                    <a:xfrm>
                      <a:off x="0" y="0"/>
                      <a:ext cx="5506494" cy="2630147"/>
                    </a:xfrm>
                    <a:prstGeom prst="rect">
                      <a:avLst/>
                    </a:prstGeom>
                  </pic:spPr>
                </pic:pic>
              </a:graphicData>
            </a:graphic>
          </wp:inline>
        </w:drawing>
      </w:r>
    </w:p>
    <w:p w14:paraId="7D3D85A6" w14:textId="20C3EAE4" w:rsidR="00477053" w:rsidRPr="0041371E" w:rsidRDefault="00C40BC0" w:rsidP="0041371E">
      <w:pPr>
        <w:jc w:val="center"/>
      </w:pPr>
      <w:r>
        <w:rPr>
          <w:noProof/>
        </w:rPr>
        <w:drawing>
          <wp:inline distT="0" distB="0" distL="0" distR="0" wp14:anchorId="1716FD61" wp14:editId="61007F3E">
            <wp:extent cx="4912387" cy="2435164"/>
            <wp:effectExtent l="0" t="0" r="2540" b="3810"/>
            <wp:docPr id="268821472"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1472" name="Picture 1" descr="Diagram&#10;&#10;AI-generated content may be incorrect."/>
                    <pic:cNvPicPr/>
                  </pic:nvPicPr>
                  <pic:blipFill>
                    <a:blip r:embed="rId19"/>
                    <a:stretch>
                      <a:fillRect/>
                    </a:stretch>
                  </pic:blipFill>
                  <pic:spPr>
                    <a:xfrm>
                      <a:off x="0" y="0"/>
                      <a:ext cx="4947032" cy="2452338"/>
                    </a:xfrm>
                    <a:prstGeom prst="rect">
                      <a:avLst/>
                    </a:prstGeom>
                  </pic:spPr>
                </pic:pic>
              </a:graphicData>
            </a:graphic>
          </wp:inline>
        </w:drawing>
      </w:r>
      <w:r w:rsidR="00B57608">
        <w:br w:type="page"/>
      </w:r>
    </w:p>
    <w:p w14:paraId="3E8A907D" w14:textId="77777777" w:rsidR="00D73468" w:rsidRDefault="00D73468" w:rsidP="00D73468">
      <w:pPr>
        <w:pStyle w:val="ListParagraph"/>
        <w:numPr>
          <w:ilvl w:val="0"/>
          <w:numId w:val="23"/>
        </w:numPr>
        <w:rPr>
          <w:rFonts w:ascii="Aptos ExtraBold" w:eastAsiaTheme="majorEastAsia" w:hAnsi="Aptos ExtraBold" w:cstheme="majorBidi"/>
          <w:sz w:val="36"/>
          <w:szCs w:val="32"/>
        </w:rPr>
      </w:pPr>
      <w:r w:rsidRPr="00D73468">
        <w:rPr>
          <w:rFonts w:ascii="Aptos ExtraBold" w:eastAsiaTheme="majorEastAsia" w:hAnsi="Aptos ExtraBold" w:cstheme="majorBidi"/>
          <w:sz w:val="36"/>
          <w:szCs w:val="32"/>
        </w:rPr>
        <w:t>THERMAL MANAGEMENT</w:t>
      </w:r>
    </w:p>
    <w:p w14:paraId="5875DE73" w14:textId="77777777" w:rsidR="0042100D" w:rsidRDefault="0042100D" w:rsidP="0042100D">
      <w:pPr>
        <w:jc w:val="both"/>
      </w:pPr>
    </w:p>
    <w:p w14:paraId="09AD9469" w14:textId="0FC94A29" w:rsidR="0042100D" w:rsidRDefault="216D8A98" w:rsidP="0042100D">
      <w:pPr>
        <w:jc w:val="both"/>
      </w:pPr>
      <w:r>
        <w:t xml:space="preserve">The heater and thermistor interface </w:t>
      </w:r>
      <w:ins w:id="95" w:author="Nagib Chahine" w:date="2025-07-10T16:24:00Z">
        <w:r w:rsidR="03C67892">
          <w:t xml:space="preserve">are </w:t>
        </w:r>
      </w:ins>
      <w:del w:id="96" w:author="Nagib Chahine" w:date="2025-07-10T16:24:00Z">
        <w:r w:rsidR="0042100D" w:rsidDel="216D8A98">
          <w:delText>is</w:delText>
        </w:r>
      </w:del>
      <w:r>
        <w:t xml:space="preserve"> meant for the satellite bus to be able to perform thermal management of the FARSIGHT payload. This is the case for both survival (FARSIGHT powered off) and operational (FARSIGHT powered on and operating) temperatures for FARSIGHT.</w:t>
      </w:r>
    </w:p>
    <w:p w14:paraId="63233BEF" w14:textId="77777777" w:rsidR="0042100D" w:rsidRDefault="0042100D" w:rsidP="0042100D">
      <w:pPr>
        <w:jc w:val="both"/>
      </w:pPr>
      <w:r>
        <w:t>Except possibly being able to deliver additional temperature sensor readings to the bus, FARSIGHT itself does not perform any thermal management.</w:t>
      </w:r>
    </w:p>
    <w:p w14:paraId="69339953" w14:textId="290EE560" w:rsidR="00A931FE" w:rsidRDefault="00467077" w:rsidP="0042100D">
      <w:pPr>
        <w:jc w:val="both"/>
      </w:pPr>
      <w:r>
        <w:t xml:space="preserve">Table below shows </w:t>
      </w:r>
      <w:r w:rsidR="005C47F2">
        <w:t xml:space="preserve">thermal management set points </w:t>
      </w:r>
      <w:r w:rsidR="003460B6">
        <w:t xml:space="preserve">that </w:t>
      </w:r>
      <w:r w:rsidR="00104FAE">
        <w:t xml:space="preserve">will inform the </w:t>
      </w:r>
      <w:r w:rsidR="0066223F">
        <w:t>satellite bus thermal management</w:t>
      </w:r>
      <w:r w:rsidR="00ED2A8E">
        <w:t xml:space="preserve"> scheme.</w:t>
      </w:r>
    </w:p>
    <w:tbl>
      <w:tblPr>
        <w:tblW w:w="4651" w:type="pct"/>
        <w:tblLayout w:type="fixed"/>
        <w:tblCellMar>
          <w:top w:w="15" w:type="dxa"/>
          <w:bottom w:w="15" w:type="dxa"/>
        </w:tblCellMar>
        <w:tblLook w:val="04A0" w:firstRow="1" w:lastRow="0" w:firstColumn="1" w:lastColumn="0" w:noHBand="0" w:noVBand="1"/>
      </w:tblPr>
      <w:tblGrid>
        <w:gridCol w:w="792"/>
        <w:gridCol w:w="1441"/>
        <w:gridCol w:w="1441"/>
        <w:gridCol w:w="1439"/>
        <w:gridCol w:w="1080"/>
        <w:gridCol w:w="811"/>
        <w:gridCol w:w="717"/>
        <w:gridCol w:w="811"/>
        <w:gridCol w:w="1237"/>
      </w:tblGrid>
      <w:tr w:rsidR="00242D58" w:rsidRPr="00FD52FA" w14:paraId="1DE76EFF" w14:textId="77777777" w:rsidTr="00242D58">
        <w:trPr>
          <w:trHeight w:val="585"/>
        </w:trPr>
        <w:tc>
          <w:tcPr>
            <w:tcW w:w="405" w:type="pct"/>
            <w:tcBorders>
              <w:top w:val="single" w:sz="4" w:space="0" w:color="auto"/>
              <w:left w:val="single" w:sz="4" w:space="0" w:color="auto"/>
              <w:bottom w:val="single" w:sz="4" w:space="0" w:color="auto"/>
              <w:right w:val="single" w:sz="4" w:space="0" w:color="auto"/>
            </w:tcBorders>
            <w:noWrap/>
            <w:vAlign w:val="bottom"/>
            <w:hideMark/>
          </w:tcPr>
          <w:p w14:paraId="6EBF8D66" w14:textId="55B0E278"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Heater</w:t>
            </w:r>
            <w:r>
              <w:rPr>
                <w:rFonts w:ascii="Aptos Narrow" w:eastAsia="Times New Roman" w:hAnsi="Aptos Narrow" w:cs="Times New Roman"/>
                <w:color w:val="000000"/>
                <w:sz w:val="16"/>
                <w:szCs w:val="16"/>
              </w:rPr>
              <w:t xml:space="preserve"> Zone</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45A06FAD" w14:textId="296995ED"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Sensor 1</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36E90FCC" w14:textId="52A97126"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Sensor 2</w:t>
            </w:r>
          </w:p>
        </w:tc>
        <w:tc>
          <w:tcPr>
            <w:tcW w:w="736" w:type="pct"/>
            <w:tcBorders>
              <w:top w:val="single" w:sz="4" w:space="0" w:color="auto"/>
              <w:left w:val="single" w:sz="4" w:space="0" w:color="auto"/>
              <w:bottom w:val="single" w:sz="4" w:space="0" w:color="auto"/>
              <w:right w:val="single" w:sz="4" w:space="0" w:color="auto"/>
            </w:tcBorders>
            <w:noWrap/>
            <w:vAlign w:val="bottom"/>
            <w:hideMark/>
          </w:tcPr>
          <w:p w14:paraId="260FD7AF" w14:textId="4966A6A8"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Sensor 3</w:t>
            </w:r>
          </w:p>
        </w:tc>
        <w:tc>
          <w:tcPr>
            <w:tcW w:w="553" w:type="pct"/>
            <w:tcBorders>
              <w:top w:val="single" w:sz="4" w:space="0" w:color="auto"/>
              <w:left w:val="single" w:sz="4" w:space="0" w:color="auto"/>
              <w:bottom w:val="single" w:sz="4" w:space="0" w:color="auto"/>
              <w:right w:val="single" w:sz="4" w:space="0" w:color="auto"/>
            </w:tcBorders>
            <w:vAlign w:val="bottom"/>
            <w:hideMark/>
          </w:tcPr>
          <w:p w14:paraId="48D20E7E"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Proportional control %</w:t>
            </w: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3D82E146"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On Set Point (°C)</w:t>
            </w:r>
          </w:p>
        </w:tc>
        <w:tc>
          <w:tcPr>
            <w:tcW w:w="367" w:type="pct"/>
            <w:tcBorders>
              <w:top w:val="single" w:sz="4" w:space="0" w:color="auto"/>
              <w:left w:val="single" w:sz="4" w:space="0" w:color="auto"/>
              <w:bottom w:val="single" w:sz="4" w:space="0" w:color="auto"/>
              <w:right w:val="single" w:sz="4" w:space="0" w:color="auto"/>
            </w:tcBorders>
            <w:noWrap/>
            <w:vAlign w:val="bottom"/>
            <w:hideMark/>
          </w:tcPr>
          <w:p w14:paraId="61090AAD"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Off Set Point (°C)</w:t>
            </w: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00CA93DE" w14:textId="77777777" w:rsidR="00242D58"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Critical Set Point</w:t>
            </w:r>
          </w:p>
          <w:p w14:paraId="32EB7D4B" w14:textId="769750BC"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(°C)</w:t>
            </w:r>
          </w:p>
        </w:tc>
        <w:tc>
          <w:tcPr>
            <w:tcW w:w="633" w:type="pct"/>
            <w:tcBorders>
              <w:top w:val="single" w:sz="4" w:space="0" w:color="auto"/>
              <w:left w:val="single" w:sz="4" w:space="0" w:color="auto"/>
              <w:bottom w:val="single" w:sz="4" w:space="0" w:color="auto"/>
              <w:right w:val="single" w:sz="4" w:space="0" w:color="auto"/>
            </w:tcBorders>
            <w:noWrap/>
            <w:vAlign w:val="bottom"/>
            <w:hideMark/>
          </w:tcPr>
          <w:p w14:paraId="0F32760C"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Sensor Type</w:t>
            </w:r>
          </w:p>
        </w:tc>
      </w:tr>
      <w:tr w:rsidR="00242D58" w:rsidRPr="00FD52FA" w14:paraId="3FB523CB" w14:textId="77777777" w:rsidTr="00242D58">
        <w:trPr>
          <w:trHeight w:val="285"/>
        </w:trPr>
        <w:tc>
          <w:tcPr>
            <w:tcW w:w="405" w:type="pct"/>
            <w:tcBorders>
              <w:top w:val="single" w:sz="4" w:space="0" w:color="auto"/>
              <w:left w:val="single" w:sz="4" w:space="0" w:color="auto"/>
              <w:bottom w:val="single" w:sz="4" w:space="0" w:color="auto"/>
              <w:right w:val="single" w:sz="4" w:space="0" w:color="auto"/>
            </w:tcBorders>
            <w:noWrap/>
            <w:vAlign w:val="bottom"/>
            <w:hideMark/>
          </w:tcPr>
          <w:p w14:paraId="766AF0DB"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7FA6FF36"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Farsight_Therm1</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4499ABFC"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Farsight_Therm2</w:t>
            </w:r>
          </w:p>
        </w:tc>
        <w:tc>
          <w:tcPr>
            <w:tcW w:w="736" w:type="pct"/>
            <w:tcBorders>
              <w:top w:val="single" w:sz="4" w:space="0" w:color="auto"/>
              <w:left w:val="single" w:sz="4" w:space="0" w:color="auto"/>
              <w:bottom w:val="single" w:sz="4" w:space="0" w:color="auto"/>
              <w:right w:val="single" w:sz="4" w:space="0" w:color="auto"/>
            </w:tcBorders>
            <w:noWrap/>
            <w:vAlign w:val="bottom"/>
            <w:hideMark/>
          </w:tcPr>
          <w:p w14:paraId="5667B5A4"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Farsight_Therm13</w:t>
            </w:r>
          </w:p>
        </w:tc>
        <w:tc>
          <w:tcPr>
            <w:tcW w:w="553" w:type="pct"/>
            <w:tcBorders>
              <w:top w:val="single" w:sz="4" w:space="0" w:color="auto"/>
              <w:left w:val="single" w:sz="4" w:space="0" w:color="auto"/>
              <w:bottom w:val="single" w:sz="4" w:space="0" w:color="auto"/>
              <w:right w:val="single" w:sz="4" w:space="0" w:color="auto"/>
            </w:tcBorders>
            <w:noWrap/>
            <w:vAlign w:val="bottom"/>
            <w:hideMark/>
          </w:tcPr>
          <w:p w14:paraId="63B03F46"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100</w:t>
            </w: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7B785371"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10</w:t>
            </w:r>
          </w:p>
        </w:tc>
        <w:tc>
          <w:tcPr>
            <w:tcW w:w="367" w:type="pct"/>
            <w:tcBorders>
              <w:top w:val="single" w:sz="4" w:space="0" w:color="auto"/>
              <w:left w:val="single" w:sz="4" w:space="0" w:color="auto"/>
              <w:bottom w:val="single" w:sz="4" w:space="0" w:color="auto"/>
              <w:right w:val="single" w:sz="4" w:space="0" w:color="auto"/>
            </w:tcBorders>
            <w:noWrap/>
            <w:vAlign w:val="bottom"/>
            <w:hideMark/>
          </w:tcPr>
          <w:p w14:paraId="52260F49"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11</w:t>
            </w: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19253977"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50</w:t>
            </w:r>
          </w:p>
        </w:tc>
        <w:tc>
          <w:tcPr>
            <w:tcW w:w="633" w:type="pct"/>
            <w:tcBorders>
              <w:top w:val="single" w:sz="4" w:space="0" w:color="auto"/>
              <w:left w:val="single" w:sz="4" w:space="0" w:color="auto"/>
              <w:bottom w:val="single" w:sz="4" w:space="0" w:color="auto"/>
              <w:right w:val="single" w:sz="4" w:space="0" w:color="auto"/>
            </w:tcBorders>
            <w:noWrap/>
            <w:vAlign w:val="bottom"/>
            <w:hideMark/>
          </w:tcPr>
          <w:p w14:paraId="441A4AD2"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TH-44004-80-T</w:t>
            </w:r>
          </w:p>
        </w:tc>
      </w:tr>
      <w:tr w:rsidR="00242D58" w:rsidRPr="00FD52FA" w14:paraId="12D269D9" w14:textId="77777777" w:rsidTr="00242D58">
        <w:trPr>
          <w:trHeight w:val="285"/>
        </w:trPr>
        <w:tc>
          <w:tcPr>
            <w:tcW w:w="405" w:type="pct"/>
            <w:tcBorders>
              <w:top w:val="single" w:sz="4" w:space="0" w:color="auto"/>
              <w:left w:val="single" w:sz="4" w:space="0" w:color="auto"/>
              <w:bottom w:val="single" w:sz="4" w:space="0" w:color="auto"/>
              <w:right w:val="single" w:sz="4" w:space="0" w:color="auto"/>
            </w:tcBorders>
            <w:noWrap/>
            <w:vAlign w:val="bottom"/>
            <w:hideMark/>
          </w:tcPr>
          <w:p w14:paraId="443FAB9F"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2</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59A7BC0A"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Farsight_Therm3</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12E5BE34"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Farsight_Therm4</w:t>
            </w:r>
          </w:p>
        </w:tc>
        <w:tc>
          <w:tcPr>
            <w:tcW w:w="736" w:type="pct"/>
            <w:tcBorders>
              <w:top w:val="single" w:sz="4" w:space="0" w:color="auto"/>
              <w:left w:val="single" w:sz="4" w:space="0" w:color="auto"/>
              <w:bottom w:val="single" w:sz="4" w:space="0" w:color="auto"/>
              <w:right w:val="single" w:sz="4" w:space="0" w:color="auto"/>
            </w:tcBorders>
            <w:noWrap/>
            <w:vAlign w:val="bottom"/>
            <w:hideMark/>
          </w:tcPr>
          <w:p w14:paraId="12BE79F4"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p>
        </w:tc>
        <w:tc>
          <w:tcPr>
            <w:tcW w:w="553" w:type="pct"/>
            <w:tcBorders>
              <w:top w:val="single" w:sz="4" w:space="0" w:color="auto"/>
              <w:left w:val="single" w:sz="4" w:space="0" w:color="auto"/>
              <w:bottom w:val="single" w:sz="4" w:space="0" w:color="auto"/>
              <w:right w:val="single" w:sz="4" w:space="0" w:color="auto"/>
            </w:tcBorders>
            <w:noWrap/>
            <w:vAlign w:val="bottom"/>
            <w:hideMark/>
          </w:tcPr>
          <w:p w14:paraId="30594DCC"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100</w:t>
            </w: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6D0A61E0"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10</w:t>
            </w:r>
          </w:p>
        </w:tc>
        <w:tc>
          <w:tcPr>
            <w:tcW w:w="367" w:type="pct"/>
            <w:tcBorders>
              <w:top w:val="single" w:sz="4" w:space="0" w:color="auto"/>
              <w:left w:val="single" w:sz="4" w:space="0" w:color="auto"/>
              <w:bottom w:val="single" w:sz="4" w:space="0" w:color="auto"/>
              <w:right w:val="single" w:sz="4" w:space="0" w:color="auto"/>
            </w:tcBorders>
            <w:noWrap/>
            <w:vAlign w:val="bottom"/>
            <w:hideMark/>
          </w:tcPr>
          <w:p w14:paraId="4259B540"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11</w:t>
            </w: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068B413A"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50</w:t>
            </w:r>
          </w:p>
        </w:tc>
        <w:tc>
          <w:tcPr>
            <w:tcW w:w="633" w:type="pct"/>
            <w:tcBorders>
              <w:top w:val="single" w:sz="4" w:space="0" w:color="auto"/>
              <w:left w:val="single" w:sz="4" w:space="0" w:color="auto"/>
              <w:bottom w:val="single" w:sz="4" w:space="0" w:color="auto"/>
              <w:right w:val="single" w:sz="4" w:space="0" w:color="auto"/>
            </w:tcBorders>
            <w:noWrap/>
            <w:vAlign w:val="bottom"/>
            <w:hideMark/>
          </w:tcPr>
          <w:p w14:paraId="275213E8"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TH-44004-80-T</w:t>
            </w:r>
          </w:p>
        </w:tc>
      </w:tr>
      <w:tr w:rsidR="00242D58" w:rsidRPr="00FD52FA" w14:paraId="0DFACE59" w14:textId="77777777" w:rsidTr="00242D58">
        <w:trPr>
          <w:trHeight w:val="285"/>
        </w:trPr>
        <w:tc>
          <w:tcPr>
            <w:tcW w:w="405" w:type="pct"/>
            <w:tcBorders>
              <w:top w:val="single" w:sz="4" w:space="0" w:color="auto"/>
              <w:left w:val="single" w:sz="4" w:space="0" w:color="auto"/>
              <w:bottom w:val="single" w:sz="4" w:space="0" w:color="auto"/>
              <w:right w:val="single" w:sz="4" w:space="0" w:color="auto"/>
            </w:tcBorders>
            <w:noWrap/>
            <w:vAlign w:val="bottom"/>
            <w:hideMark/>
          </w:tcPr>
          <w:p w14:paraId="2A696504"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3</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28550367"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Farsight_Therm5</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60703BB1"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Farsight_Therm6</w:t>
            </w:r>
          </w:p>
        </w:tc>
        <w:tc>
          <w:tcPr>
            <w:tcW w:w="736" w:type="pct"/>
            <w:tcBorders>
              <w:top w:val="single" w:sz="4" w:space="0" w:color="auto"/>
              <w:left w:val="single" w:sz="4" w:space="0" w:color="auto"/>
              <w:bottom w:val="single" w:sz="4" w:space="0" w:color="auto"/>
              <w:right w:val="single" w:sz="4" w:space="0" w:color="auto"/>
            </w:tcBorders>
            <w:noWrap/>
            <w:vAlign w:val="bottom"/>
            <w:hideMark/>
          </w:tcPr>
          <w:p w14:paraId="4CAED4C2"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p>
        </w:tc>
        <w:tc>
          <w:tcPr>
            <w:tcW w:w="553" w:type="pct"/>
            <w:tcBorders>
              <w:top w:val="single" w:sz="4" w:space="0" w:color="auto"/>
              <w:left w:val="single" w:sz="4" w:space="0" w:color="auto"/>
              <w:bottom w:val="single" w:sz="4" w:space="0" w:color="auto"/>
              <w:right w:val="single" w:sz="4" w:space="0" w:color="auto"/>
            </w:tcBorders>
            <w:noWrap/>
            <w:vAlign w:val="bottom"/>
            <w:hideMark/>
          </w:tcPr>
          <w:p w14:paraId="6A25000C"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100</w:t>
            </w: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287FC9F1"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10</w:t>
            </w:r>
          </w:p>
        </w:tc>
        <w:tc>
          <w:tcPr>
            <w:tcW w:w="367" w:type="pct"/>
            <w:tcBorders>
              <w:top w:val="single" w:sz="4" w:space="0" w:color="auto"/>
              <w:left w:val="single" w:sz="4" w:space="0" w:color="auto"/>
              <w:bottom w:val="single" w:sz="4" w:space="0" w:color="auto"/>
              <w:right w:val="single" w:sz="4" w:space="0" w:color="auto"/>
            </w:tcBorders>
            <w:noWrap/>
            <w:vAlign w:val="bottom"/>
            <w:hideMark/>
          </w:tcPr>
          <w:p w14:paraId="4972E683"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11</w:t>
            </w: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5801FFC3"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50</w:t>
            </w:r>
          </w:p>
        </w:tc>
        <w:tc>
          <w:tcPr>
            <w:tcW w:w="633" w:type="pct"/>
            <w:tcBorders>
              <w:top w:val="single" w:sz="4" w:space="0" w:color="auto"/>
              <w:left w:val="single" w:sz="4" w:space="0" w:color="auto"/>
              <w:bottom w:val="single" w:sz="4" w:space="0" w:color="auto"/>
              <w:right w:val="single" w:sz="4" w:space="0" w:color="auto"/>
            </w:tcBorders>
            <w:noWrap/>
            <w:vAlign w:val="bottom"/>
            <w:hideMark/>
          </w:tcPr>
          <w:p w14:paraId="5FBDC350"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TH-44004-80-T</w:t>
            </w:r>
          </w:p>
        </w:tc>
      </w:tr>
      <w:tr w:rsidR="00242D58" w:rsidRPr="00FD52FA" w14:paraId="4486B805" w14:textId="77777777" w:rsidTr="00242D58">
        <w:trPr>
          <w:trHeight w:val="285"/>
        </w:trPr>
        <w:tc>
          <w:tcPr>
            <w:tcW w:w="405" w:type="pct"/>
            <w:tcBorders>
              <w:top w:val="single" w:sz="4" w:space="0" w:color="auto"/>
              <w:left w:val="single" w:sz="4" w:space="0" w:color="auto"/>
              <w:bottom w:val="single" w:sz="4" w:space="0" w:color="auto"/>
              <w:right w:val="single" w:sz="4" w:space="0" w:color="auto"/>
            </w:tcBorders>
            <w:noWrap/>
            <w:vAlign w:val="bottom"/>
            <w:hideMark/>
          </w:tcPr>
          <w:p w14:paraId="297CBCE7"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4</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3167C0E9"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Farsight_Therm7</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7460800F"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Farsight_Therm8</w:t>
            </w:r>
          </w:p>
        </w:tc>
        <w:tc>
          <w:tcPr>
            <w:tcW w:w="736" w:type="pct"/>
            <w:tcBorders>
              <w:top w:val="single" w:sz="4" w:space="0" w:color="auto"/>
              <w:left w:val="single" w:sz="4" w:space="0" w:color="auto"/>
              <w:bottom w:val="single" w:sz="4" w:space="0" w:color="auto"/>
              <w:right w:val="single" w:sz="4" w:space="0" w:color="auto"/>
            </w:tcBorders>
            <w:noWrap/>
            <w:vAlign w:val="bottom"/>
            <w:hideMark/>
          </w:tcPr>
          <w:p w14:paraId="351DC25A"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p>
        </w:tc>
        <w:tc>
          <w:tcPr>
            <w:tcW w:w="553" w:type="pct"/>
            <w:tcBorders>
              <w:top w:val="single" w:sz="4" w:space="0" w:color="auto"/>
              <w:left w:val="single" w:sz="4" w:space="0" w:color="auto"/>
              <w:bottom w:val="single" w:sz="4" w:space="0" w:color="auto"/>
              <w:right w:val="single" w:sz="4" w:space="0" w:color="auto"/>
            </w:tcBorders>
            <w:noWrap/>
            <w:vAlign w:val="bottom"/>
            <w:hideMark/>
          </w:tcPr>
          <w:p w14:paraId="51B5B6C2"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100</w:t>
            </w: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433115EE"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10</w:t>
            </w:r>
          </w:p>
        </w:tc>
        <w:tc>
          <w:tcPr>
            <w:tcW w:w="367" w:type="pct"/>
            <w:tcBorders>
              <w:top w:val="single" w:sz="4" w:space="0" w:color="auto"/>
              <w:left w:val="single" w:sz="4" w:space="0" w:color="auto"/>
              <w:bottom w:val="single" w:sz="4" w:space="0" w:color="auto"/>
              <w:right w:val="single" w:sz="4" w:space="0" w:color="auto"/>
            </w:tcBorders>
            <w:noWrap/>
            <w:vAlign w:val="bottom"/>
            <w:hideMark/>
          </w:tcPr>
          <w:p w14:paraId="4D23230D"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11</w:t>
            </w: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58049086"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50</w:t>
            </w:r>
          </w:p>
        </w:tc>
        <w:tc>
          <w:tcPr>
            <w:tcW w:w="633" w:type="pct"/>
            <w:tcBorders>
              <w:top w:val="single" w:sz="4" w:space="0" w:color="auto"/>
              <w:left w:val="single" w:sz="4" w:space="0" w:color="auto"/>
              <w:bottom w:val="single" w:sz="4" w:space="0" w:color="auto"/>
              <w:right w:val="single" w:sz="4" w:space="0" w:color="auto"/>
            </w:tcBorders>
            <w:noWrap/>
            <w:vAlign w:val="bottom"/>
            <w:hideMark/>
          </w:tcPr>
          <w:p w14:paraId="4229469C"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TH-44004-80-T</w:t>
            </w:r>
          </w:p>
        </w:tc>
      </w:tr>
      <w:tr w:rsidR="00242D58" w:rsidRPr="00FD52FA" w14:paraId="604D911F" w14:textId="77777777" w:rsidTr="00242D58">
        <w:trPr>
          <w:trHeight w:val="285"/>
        </w:trPr>
        <w:tc>
          <w:tcPr>
            <w:tcW w:w="405" w:type="pct"/>
            <w:tcBorders>
              <w:top w:val="single" w:sz="4" w:space="0" w:color="auto"/>
              <w:left w:val="single" w:sz="4" w:space="0" w:color="auto"/>
              <w:bottom w:val="single" w:sz="4" w:space="0" w:color="auto"/>
              <w:right w:val="single" w:sz="4" w:space="0" w:color="auto"/>
            </w:tcBorders>
            <w:noWrap/>
            <w:vAlign w:val="bottom"/>
            <w:hideMark/>
          </w:tcPr>
          <w:p w14:paraId="01A4321A"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5</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1322B822"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Farsight_Therm9</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35FEBC08"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Farsight_Therm10</w:t>
            </w:r>
          </w:p>
        </w:tc>
        <w:tc>
          <w:tcPr>
            <w:tcW w:w="736" w:type="pct"/>
            <w:tcBorders>
              <w:top w:val="single" w:sz="4" w:space="0" w:color="auto"/>
              <w:left w:val="single" w:sz="4" w:space="0" w:color="auto"/>
              <w:bottom w:val="single" w:sz="4" w:space="0" w:color="auto"/>
              <w:right w:val="single" w:sz="4" w:space="0" w:color="auto"/>
            </w:tcBorders>
            <w:noWrap/>
            <w:vAlign w:val="bottom"/>
            <w:hideMark/>
          </w:tcPr>
          <w:p w14:paraId="08804F6C"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p>
        </w:tc>
        <w:tc>
          <w:tcPr>
            <w:tcW w:w="553" w:type="pct"/>
            <w:tcBorders>
              <w:top w:val="single" w:sz="4" w:space="0" w:color="auto"/>
              <w:left w:val="single" w:sz="4" w:space="0" w:color="auto"/>
              <w:bottom w:val="single" w:sz="4" w:space="0" w:color="auto"/>
              <w:right w:val="single" w:sz="4" w:space="0" w:color="auto"/>
            </w:tcBorders>
            <w:noWrap/>
            <w:vAlign w:val="bottom"/>
            <w:hideMark/>
          </w:tcPr>
          <w:p w14:paraId="3D738933"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100</w:t>
            </w: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14632E64"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10</w:t>
            </w:r>
          </w:p>
        </w:tc>
        <w:tc>
          <w:tcPr>
            <w:tcW w:w="367" w:type="pct"/>
            <w:tcBorders>
              <w:top w:val="single" w:sz="4" w:space="0" w:color="auto"/>
              <w:left w:val="single" w:sz="4" w:space="0" w:color="auto"/>
              <w:bottom w:val="single" w:sz="4" w:space="0" w:color="auto"/>
              <w:right w:val="single" w:sz="4" w:space="0" w:color="auto"/>
            </w:tcBorders>
            <w:noWrap/>
            <w:vAlign w:val="bottom"/>
            <w:hideMark/>
          </w:tcPr>
          <w:p w14:paraId="3BF76308"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11</w:t>
            </w: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1C9F064C"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50</w:t>
            </w:r>
          </w:p>
        </w:tc>
        <w:tc>
          <w:tcPr>
            <w:tcW w:w="633" w:type="pct"/>
            <w:tcBorders>
              <w:top w:val="single" w:sz="4" w:space="0" w:color="auto"/>
              <w:left w:val="single" w:sz="4" w:space="0" w:color="auto"/>
              <w:bottom w:val="single" w:sz="4" w:space="0" w:color="auto"/>
              <w:right w:val="single" w:sz="4" w:space="0" w:color="auto"/>
            </w:tcBorders>
            <w:noWrap/>
            <w:vAlign w:val="bottom"/>
            <w:hideMark/>
          </w:tcPr>
          <w:p w14:paraId="1BC143AA"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TH-44004-80-T</w:t>
            </w:r>
          </w:p>
        </w:tc>
      </w:tr>
      <w:tr w:rsidR="00242D58" w:rsidRPr="00FD52FA" w14:paraId="11D15219" w14:textId="77777777" w:rsidTr="00242D58">
        <w:trPr>
          <w:trHeight w:val="285"/>
        </w:trPr>
        <w:tc>
          <w:tcPr>
            <w:tcW w:w="405" w:type="pct"/>
            <w:tcBorders>
              <w:top w:val="single" w:sz="4" w:space="0" w:color="auto"/>
              <w:left w:val="single" w:sz="4" w:space="0" w:color="auto"/>
              <w:bottom w:val="single" w:sz="4" w:space="0" w:color="auto"/>
              <w:right w:val="single" w:sz="4" w:space="0" w:color="auto"/>
            </w:tcBorders>
            <w:noWrap/>
            <w:vAlign w:val="bottom"/>
            <w:hideMark/>
          </w:tcPr>
          <w:p w14:paraId="1964D12E"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6</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4BB993A6"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Farsight_Therm11</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29621B27"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Farsight_Therm12</w:t>
            </w:r>
          </w:p>
        </w:tc>
        <w:tc>
          <w:tcPr>
            <w:tcW w:w="736" w:type="pct"/>
            <w:tcBorders>
              <w:top w:val="single" w:sz="4" w:space="0" w:color="auto"/>
              <w:left w:val="single" w:sz="4" w:space="0" w:color="auto"/>
              <w:bottom w:val="single" w:sz="4" w:space="0" w:color="auto"/>
              <w:right w:val="single" w:sz="4" w:space="0" w:color="auto"/>
            </w:tcBorders>
            <w:noWrap/>
            <w:vAlign w:val="bottom"/>
            <w:hideMark/>
          </w:tcPr>
          <w:p w14:paraId="33B86476"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p>
        </w:tc>
        <w:tc>
          <w:tcPr>
            <w:tcW w:w="553" w:type="pct"/>
            <w:tcBorders>
              <w:top w:val="single" w:sz="4" w:space="0" w:color="auto"/>
              <w:left w:val="single" w:sz="4" w:space="0" w:color="auto"/>
              <w:bottom w:val="single" w:sz="4" w:space="0" w:color="auto"/>
              <w:right w:val="single" w:sz="4" w:space="0" w:color="auto"/>
            </w:tcBorders>
            <w:noWrap/>
            <w:vAlign w:val="bottom"/>
            <w:hideMark/>
          </w:tcPr>
          <w:p w14:paraId="43F2CCAC"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100</w:t>
            </w: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54A2B91A"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10</w:t>
            </w:r>
          </w:p>
        </w:tc>
        <w:tc>
          <w:tcPr>
            <w:tcW w:w="367" w:type="pct"/>
            <w:tcBorders>
              <w:top w:val="single" w:sz="4" w:space="0" w:color="auto"/>
              <w:left w:val="single" w:sz="4" w:space="0" w:color="auto"/>
              <w:bottom w:val="single" w:sz="4" w:space="0" w:color="auto"/>
              <w:right w:val="single" w:sz="4" w:space="0" w:color="auto"/>
            </w:tcBorders>
            <w:noWrap/>
            <w:vAlign w:val="bottom"/>
            <w:hideMark/>
          </w:tcPr>
          <w:p w14:paraId="01A3F364"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11</w:t>
            </w: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09BCE7BF"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50</w:t>
            </w:r>
          </w:p>
        </w:tc>
        <w:tc>
          <w:tcPr>
            <w:tcW w:w="633" w:type="pct"/>
            <w:tcBorders>
              <w:top w:val="single" w:sz="4" w:space="0" w:color="auto"/>
              <w:left w:val="single" w:sz="4" w:space="0" w:color="auto"/>
              <w:bottom w:val="single" w:sz="4" w:space="0" w:color="auto"/>
              <w:right w:val="single" w:sz="4" w:space="0" w:color="auto"/>
            </w:tcBorders>
            <w:noWrap/>
            <w:vAlign w:val="bottom"/>
            <w:hideMark/>
          </w:tcPr>
          <w:p w14:paraId="2F134881"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TH-44004-80-T</w:t>
            </w:r>
          </w:p>
        </w:tc>
      </w:tr>
      <w:tr w:rsidR="00242D58" w:rsidRPr="00FD52FA" w14:paraId="1CE12FCF" w14:textId="77777777" w:rsidTr="00242D58">
        <w:trPr>
          <w:trHeight w:val="285"/>
        </w:trPr>
        <w:tc>
          <w:tcPr>
            <w:tcW w:w="405" w:type="pct"/>
            <w:tcBorders>
              <w:top w:val="single" w:sz="4" w:space="0" w:color="auto"/>
              <w:left w:val="single" w:sz="4" w:space="0" w:color="auto"/>
              <w:bottom w:val="single" w:sz="4" w:space="0" w:color="auto"/>
              <w:right w:val="single" w:sz="4" w:space="0" w:color="auto"/>
            </w:tcBorders>
            <w:noWrap/>
            <w:vAlign w:val="bottom"/>
            <w:hideMark/>
          </w:tcPr>
          <w:p w14:paraId="169613EE" w14:textId="3EA12615" w:rsidR="00242D58" w:rsidRPr="00FD52FA" w:rsidRDefault="00E01E85" w:rsidP="002450EA">
            <w:pPr>
              <w:spacing w:after="0" w:line="240" w:lineRule="auto"/>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7</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168748A6"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Therm14</w:t>
            </w:r>
          </w:p>
        </w:tc>
        <w:tc>
          <w:tcPr>
            <w:tcW w:w="737" w:type="pct"/>
            <w:tcBorders>
              <w:top w:val="single" w:sz="4" w:space="0" w:color="auto"/>
              <w:left w:val="single" w:sz="4" w:space="0" w:color="auto"/>
              <w:bottom w:val="single" w:sz="4" w:space="0" w:color="auto"/>
              <w:right w:val="single" w:sz="4" w:space="0" w:color="auto"/>
            </w:tcBorders>
            <w:noWrap/>
            <w:vAlign w:val="bottom"/>
            <w:hideMark/>
          </w:tcPr>
          <w:p w14:paraId="5EFAC675"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p>
        </w:tc>
        <w:tc>
          <w:tcPr>
            <w:tcW w:w="736" w:type="pct"/>
            <w:tcBorders>
              <w:top w:val="single" w:sz="4" w:space="0" w:color="auto"/>
              <w:left w:val="nil"/>
              <w:bottom w:val="single" w:sz="4" w:space="0" w:color="auto"/>
              <w:right w:val="nil"/>
            </w:tcBorders>
            <w:noWrap/>
            <w:vAlign w:val="bottom"/>
            <w:hideMark/>
          </w:tcPr>
          <w:p w14:paraId="559C56E6" w14:textId="77777777" w:rsidR="00242D58" w:rsidRPr="00FD52FA" w:rsidRDefault="00242D58" w:rsidP="002450EA">
            <w:pPr>
              <w:spacing w:after="0" w:line="240" w:lineRule="auto"/>
              <w:jc w:val="center"/>
              <w:rPr>
                <w:rFonts w:ascii="Times New Roman" w:eastAsia="Times New Roman" w:hAnsi="Times New Roman" w:cs="Times New Roman"/>
                <w:sz w:val="16"/>
                <w:szCs w:val="16"/>
              </w:rPr>
            </w:pPr>
          </w:p>
        </w:tc>
        <w:tc>
          <w:tcPr>
            <w:tcW w:w="553" w:type="pct"/>
            <w:tcBorders>
              <w:top w:val="single" w:sz="4" w:space="0" w:color="auto"/>
              <w:left w:val="single" w:sz="4" w:space="0" w:color="auto"/>
              <w:bottom w:val="single" w:sz="4" w:space="0" w:color="auto"/>
              <w:right w:val="single" w:sz="4" w:space="0" w:color="auto"/>
            </w:tcBorders>
            <w:noWrap/>
            <w:vAlign w:val="bottom"/>
            <w:hideMark/>
          </w:tcPr>
          <w:p w14:paraId="69BE965C" w14:textId="77777777" w:rsidR="00242D58" w:rsidRPr="00FD52FA" w:rsidRDefault="00242D58" w:rsidP="002450EA">
            <w:pPr>
              <w:spacing w:after="0" w:line="240" w:lineRule="auto"/>
              <w:jc w:val="center"/>
              <w:rPr>
                <w:rFonts w:ascii="Times New Roman" w:eastAsia="Times New Roman" w:hAnsi="Times New Roman" w:cs="Times New Roman"/>
                <w:sz w:val="16"/>
                <w:szCs w:val="16"/>
              </w:rPr>
            </w:pP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4F9B3B56" w14:textId="77777777" w:rsidR="00242D58" w:rsidRPr="00FD52FA" w:rsidRDefault="00242D58" w:rsidP="002450EA">
            <w:pPr>
              <w:spacing w:after="0" w:line="240" w:lineRule="auto"/>
              <w:jc w:val="center"/>
              <w:rPr>
                <w:rFonts w:ascii="Times New Roman" w:eastAsia="Times New Roman" w:hAnsi="Times New Roman" w:cs="Times New Roman"/>
                <w:sz w:val="16"/>
                <w:szCs w:val="16"/>
              </w:rPr>
            </w:pPr>
          </w:p>
        </w:tc>
        <w:tc>
          <w:tcPr>
            <w:tcW w:w="367" w:type="pct"/>
            <w:tcBorders>
              <w:top w:val="single" w:sz="4" w:space="0" w:color="auto"/>
              <w:left w:val="single" w:sz="4" w:space="0" w:color="auto"/>
              <w:bottom w:val="single" w:sz="4" w:space="0" w:color="auto"/>
              <w:right w:val="single" w:sz="4" w:space="0" w:color="auto"/>
            </w:tcBorders>
            <w:noWrap/>
            <w:vAlign w:val="bottom"/>
            <w:hideMark/>
          </w:tcPr>
          <w:p w14:paraId="11402C02" w14:textId="77777777" w:rsidR="00242D58" w:rsidRPr="00FD52FA" w:rsidRDefault="00242D58" w:rsidP="002450EA">
            <w:pPr>
              <w:spacing w:after="0" w:line="240" w:lineRule="auto"/>
              <w:jc w:val="center"/>
              <w:rPr>
                <w:rFonts w:ascii="Times New Roman" w:eastAsia="Times New Roman" w:hAnsi="Times New Roman" w:cs="Times New Roman"/>
                <w:sz w:val="16"/>
                <w:szCs w:val="16"/>
              </w:rPr>
            </w:pPr>
          </w:p>
        </w:tc>
        <w:tc>
          <w:tcPr>
            <w:tcW w:w="415" w:type="pct"/>
            <w:tcBorders>
              <w:top w:val="single" w:sz="4" w:space="0" w:color="auto"/>
              <w:left w:val="single" w:sz="4" w:space="0" w:color="auto"/>
              <w:bottom w:val="single" w:sz="4" w:space="0" w:color="auto"/>
              <w:right w:val="single" w:sz="4" w:space="0" w:color="auto"/>
            </w:tcBorders>
            <w:noWrap/>
            <w:vAlign w:val="bottom"/>
            <w:hideMark/>
          </w:tcPr>
          <w:p w14:paraId="65E5136E" w14:textId="77777777" w:rsidR="00242D58" w:rsidRPr="00FD52FA" w:rsidRDefault="00242D58" w:rsidP="002450EA">
            <w:pPr>
              <w:spacing w:after="0" w:line="240" w:lineRule="auto"/>
              <w:jc w:val="center"/>
              <w:rPr>
                <w:rFonts w:ascii="Times New Roman" w:eastAsia="Times New Roman" w:hAnsi="Times New Roman" w:cs="Times New Roman"/>
                <w:sz w:val="16"/>
                <w:szCs w:val="16"/>
              </w:rPr>
            </w:pPr>
          </w:p>
        </w:tc>
        <w:tc>
          <w:tcPr>
            <w:tcW w:w="633" w:type="pct"/>
            <w:tcBorders>
              <w:top w:val="single" w:sz="4" w:space="0" w:color="auto"/>
              <w:left w:val="single" w:sz="4" w:space="0" w:color="auto"/>
              <w:bottom w:val="single" w:sz="4" w:space="0" w:color="auto"/>
              <w:right w:val="single" w:sz="4" w:space="0" w:color="auto"/>
            </w:tcBorders>
            <w:noWrap/>
            <w:vAlign w:val="bottom"/>
            <w:hideMark/>
          </w:tcPr>
          <w:p w14:paraId="20274079" w14:textId="77777777" w:rsidR="00242D58" w:rsidRPr="00FD52FA" w:rsidRDefault="00242D58" w:rsidP="002450EA">
            <w:pPr>
              <w:spacing w:after="0" w:line="240" w:lineRule="auto"/>
              <w:jc w:val="center"/>
              <w:rPr>
                <w:rFonts w:ascii="Aptos Narrow" w:eastAsia="Times New Roman" w:hAnsi="Aptos Narrow" w:cs="Times New Roman"/>
                <w:color w:val="000000"/>
                <w:sz w:val="16"/>
                <w:szCs w:val="16"/>
              </w:rPr>
            </w:pPr>
            <w:r w:rsidRPr="00FD52FA">
              <w:rPr>
                <w:rFonts w:ascii="Aptos Narrow" w:eastAsia="Times New Roman" w:hAnsi="Aptos Narrow" w:cs="Times New Roman"/>
                <w:color w:val="000000"/>
                <w:sz w:val="16"/>
                <w:szCs w:val="16"/>
              </w:rPr>
              <w:t>0118MF</w:t>
            </w:r>
          </w:p>
        </w:tc>
      </w:tr>
    </w:tbl>
    <w:p w14:paraId="11E08C33" w14:textId="77777777" w:rsidR="007554BE" w:rsidRDefault="007554BE" w:rsidP="0042100D">
      <w:pPr>
        <w:jc w:val="both"/>
      </w:pPr>
    </w:p>
    <w:p w14:paraId="6FA66B15" w14:textId="77777777" w:rsidR="00BC2A83" w:rsidRPr="0042100D" w:rsidRDefault="00BC2A83" w:rsidP="0042100D">
      <w:pPr>
        <w:jc w:val="both"/>
        <w:rPr>
          <w:i/>
          <w:iCs/>
          <w:color w:val="FF0000"/>
        </w:rPr>
      </w:pPr>
    </w:p>
    <w:p w14:paraId="15619B09" w14:textId="77777777" w:rsidR="00ED2A8E" w:rsidRDefault="00ED2A8E">
      <w:pPr>
        <w:rPr>
          <w:rFonts w:ascii="Aptos ExtraBold" w:eastAsiaTheme="majorEastAsia" w:hAnsi="Aptos ExtraBold" w:cstheme="majorBidi"/>
          <w:sz w:val="36"/>
          <w:szCs w:val="32"/>
        </w:rPr>
      </w:pPr>
      <w:r>
        <w:rPr>
          <w:b/>
        </w:rPr>
        <w:br w:type="page"/>
      </w:r>
    </w:p>
    <w:p w14:paraId="44BA9CBF" w14:textId="41F1C841" w:rsidR="00D73468" w:rsidRDefault="0042100D" w:rsidP="00C11C1D">
      <w:pPr>
        <w:pStyle w:val="Heading1"/>
        <w:numPr>
          <w:ilvl w:val="0"/>
          <w:numId w:val="23"/>
        </w:numPr>
        <w:rPr>
          <w:b w:val="0"/>
        </w:rPr>
      </w:pPr>
      <w:bookmarkStart w:id="97" w:name="_Toc201160799"/>
      <w:r>
        <w:rPr>
          <w:b w:val="0"/>
        </w:rPr>
        <w:t>GROUNDING</w:t>
      </w:r>
      <w:bookmarkEnd w:id="97"/>
    </w:p>
    <w:p w14:paraId="1547AF36" w14:textId="77777777" w:rsidR="0042100D" w:rsidRDefault="0042100D" w:rsidP="0042100D">
      <w:pPr>
        <w:jc w:val="both"/>
      </w:pPr>
      <w:r>
        <w:t>This section defines the grounding scheme employed in FARSIGHT.</w:t>
      </w:r>
    </w:p>
    <w:p w14:paraId="737C6AEC" w14:textId="5317DF22" w:rsidR="00644A4A" w:rsidRDefault="00644A4A" w:rsidP="0042100D">
      <w:pPr>
        <w:jc w:val="both"/>
      </w:pPr>
      <w:r>
        <w:t xml:space="preserve">FARSIGHT </w:t>
      </w:r>
      <w:r w:rsidR="00944216">
        <w:t>c</w:t>
      </w:r>
      <w:r>
        <w:t>hassis</w:t>
      </w:r>
      <w:r w:rsidR="00F14CB5">
        <w:t>/</w:t>
      </w:r>
      <w:r w:rsidR="00BA0664">
        <w:t xml:space="preserve">shield </w:t>
      </w:r>
      <w:r w:rsidR="00BA0664" w:rsidRPr="00B97525">
        <w:rPr>
          <w:u w:val="single"/>
        </w:rPr>
        <w:t xml:space="preserve">is </w:t>
      </w:r>
      <w:r w:rsidR="002710B7" w:rsidRPr="00B97525">
        <w:rPr>
          <w:u w:val="single"/>
        </w:rPr>
        <w:t>isolated</w:t>
      </w:r>
      <w:r w:rsidR="002710B7">
        <w:t xml:space="preserve"> from signal ground. </w:t>
      </w:r>
      <w:r w:rsidR="002614CE">
        <w:t xml:space="preserve">Power return </w:t>
      </w:r>
      <w:r w:rsidR="00B97525" w:rsidRPr="00B97525">
        <w:rPr>
          <w:u w:val="single"/>
        </w:rPr>
        <w:t>is connected</w:t>
      </w:r>
      <w:r w:rsidR="00B97525">
        <w:t xml:space="preserve"> to signal ground.</w:t>
      </w:r>
    </w:p>
    <w:p w14:paraId="365DFDD5" w14:textId="6D7E48A0" w:rsidR="00644A4A" w:rsidRDefault="00EC6896" w:rsidP="0042100D">
      <w:pPr>
        <w:jc w:val="both"/>
      </w:pPr>
      <w:r>
        <w:t xml:space="preserve">All </w:t>
      </w:r>
      <w:r w:rsidR="00F31762">
        <w:t xml:space="preserve">interfaces between FARSIGHT and the host space vehicle are </w:t>
      </w:r>
      <w:r w:rsidR="00955414">
        <w:t xml:space="preserve">using </w:t>
      </w:r>
      <w:r w:rsidR="00F31762">
        <w:t>differential signal</w:t>
      </w:r>
      <w:r w:rsidR="00955414">
        <w:t>ing</w:t>
      </w:r>
      <w:r w:rsidR="007D2D93">
        <w:t xml:space="preserve"> so signal ground is not available on </w:t>
      </w:r>
      <w:r w:rsidR="00E66DEA">
        <w:t xml:space="preserve">any control </w:t>
      </w:r>
      <w:r w:rsidR="007D2D93">
        <w:t>interface conn</w:t>
      </w:r>
      <w:r w:rsidR="00E66DEA">
        <w:t>e</w:t>
      </w:r>
      <w:r w:rsidR="007D2D93">
        <w:t>ctor</w:t>
      </w:r>
      <w:r w:rsidR="00E66DEA">
        <w:t>s</w:t>
      </w:r>
      <w:r w:rsidR="00955414">
        <w:t>.</w:t>
      </w:r>
      <w:r w:rsidR="00697660">
        <w:t xml:space="preserve"> This reduces the risk of unintentional ground paths through signal harnesses.</w:t>
      </w:r>
    </w:p>
    <w:p w14:paraId="1BAC9690" w14:textId="5318326A" w:rsidR="00697660" w:rsidRDefault="00697660" w:rsidP="0042100D">
      <w:pPr>
        <w:jc w:val="both"/>
      </w:pPr>
      <w:r>
        <w:t xml:space="preserve">The remote heater and thermistor interface provided on </w:t>
      </w:r>
      <w:r w:rsidR="00391B2C">
        <w:t xml:space="preserve">the FARSIGHT Sensor Board are accessible through the avionics board but are not connected to either </w:t>
      </w:r>
      <w:r w:rsidR="00EE53C2">
        <w:t>FARSIGHT P/SGND or chassis.</w:t>
      </w:r>
    </w:p>
    <w:p w14:paraId="0349E46F" w14:textId="436101D0" w:rsidR="00CF66ED" w:rsidRDefault="00CF66ED" w:rsidP="0042100D">
      <w:pPr>
        <w:jc w:val="both"/>
      </w:pPr>
    </w:p>
    <w:p w14:paraId="0CF1D8DA" w14:textId="051AA30F" w:rsidR="00CF66ED" w:rsidRDefault="0090101D" w:rsidP="0042100D">
      <w:pPr>
        <w:jc w:val="both"/>
      </w:pPr>
      <w:r w:rsidRPr="0090101D">
        <w:rPr>
          <w:noProof/>
        </w:rPr>
        <w:drawing>
          <wp:inline distT="0" distB="0" distL="0" distR="0" wp14:anchorId="69EE395C" wp14:editId="324BF1E7">
            <wp:extent cx="6675120" cy="2941955"/>
            <wp:effectExtent l="0" t="0" r="0" b="0"/>
            <wp:docPr id="773894578"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94578" name="Picture 1" descr="Diagram&#10;&#10;AI-generated content may be incorrect."/>
                    <pic:cNvPicPr/>
                  </pic:nvPicPr>
                  <pic:blipFill>
                    <a:blip r:embed="rId20"/>
                    <a:stretch>
                      <a:fillRect/>
                    </a:stretch>
                  </pic:blipFill>
                  <pic:spPr>
                    <a:xfrm>
                      <a:off x="0" y="0"/>
                      <a:ext cx="6675120" cy="2941955"/>
                    </a:xfrm>
                    <a:prstGeom prst="rect">
                      <a:avLst/>
                    </a:prstGeom>
                  </pic:spPr>
                </pic:pic>
              </a:graphicData>
            </a:graphic>
          </wp:inline>
        </w:drawing>
      </w:r>
    </w:p>
    <w:p w14:paraId="098AB095" w14:textId="781B716B" w:rsidR="00683F4E" w:rsidRPr="00A61175" w:rsidRDefault="0042100D" w:rsidP="00A61175">
      <w:pPr>
        <w:jc w:val="both"/>
      </w:pPr>
      <w:r>
        <w:t>FARSIGHT electrical ground is called signal and power ground, SGND and PGND. These are all the same, but PGND is meant to provide lowest impedance power ground return. Any SGND pin on an interface is meant to be signal return path for surrounding signals.</w:t>
      </w:r>
      <w:r w:rsidR="00683F4E">
        <w:rPr>
          <w:b/>
        </w:rPr>
        <w:br w:type="page"/>
      </w:r>
    </w:p>
    <w:p w14:paraId="1F9078CF" w14:textId="5F072212" w:rsidR="002B04D1" w:rsidRPr="002B04D1" w:rsidRDefault="6BAA7C90" w:rsidP="002B04D1">
      <w:pPr>
        <w:pStyle w:val="Heading1"/>
        <w:numPr>
          <w:ilvl w:val="0"/>
          <w:numId w:val="23"/>
        </w:numPr>
        <w:rPr>
          <w:b w:val="0"/>
        </w:rPr>
      </w:pPr>
      <w:bookmarkStart w:id="98" w:name="_Toc201160800"/>
      <w:r>
        <w:rPr>
          <w:b w:val="0"/>
        </w:rPr>
        <w:t>INTERNAL ELECTRICAL INTERFACE DEFINITIONS</w:t>
      </w:r>
      <w:bookmarkEnd w:id="98"/>
      <w:commentRangeStart w:id="99"/>
      <w:commentRangeStart w:id="100"/>
      <w:commentRangeEnd w:id="99"/>
      <w:r w:rsidR="00C11C1D">
        <w:rPr>
          <w:rStyle w:val="CommentReference"/>
        </w:rPr>
        <w:commentReference w:id="99"/>
      </w:r>
      <w:commentRangeEnd w:id="100"/>
      <w:r w:rsidR="00C11C1D">
        <w:rPr>
          <w:rStyle w:val="CommentReference"/>
        </w:rPr>
        <w:commentReference w:id="100"/>
      </w:r>
    </w:p>
    <w:p w14:paraId="48444DAF" w14:textId="77777777" w:rsidR="009447EF" w:rsidRDefault="009447EF" w:rsidP="009447EF"/>
    <w:p w14:paraId="05B12110" w14:textId="37176691" w:rsidR="0075643E" w:rsidRDefault="0B484AF1" w:rsidP="009447EF">
      <w:r>
        <w:t xml:space="preserve">There are a few electrical interfaces that exist inside of </w:t>
      </w:r>
      <w:del w:id="101" w:author="Nagib Chahine" w:date="2025-07-10T16:32:00Z">
        <w:r w:rsidR="0075643E" w:rsidDel="0B484AF1">
          <w:delText>farsight</w:delText>
        </w:r>
      </w:del>
      <w:ins w:id="102" w:author="Nagib Chahine" w:date="2025-07-10T16:32:00Z">
        <w:r w:rsidR="1F7F046B">
          <w:t xml:space="preserve"> FARSIGHT</w:t>
        </w:r>
      </w:ins>
      <w:r w:rsidR="04CC6476">
        <w:t xml:space="preserve">. These include the Avionics board to the </w:t>
      </w:r>
      <w:r w:rsidR="40BF0567">
        <w:t xml:space="preserve">Sensor board as well as the Avionics board to the </w:t>
      </w:r>
      <w:r w:rsidR="7993331C">
        <w:t xml:space="preserve">focusing mechanism. </w:t>
      </w:r>
      <w:r w:rsidR="2B4BB451">
        <w:t xml:space="preserve">These interfaces, along with harness design </w:t>
      </w:r>
      <w:proofErr w:type="gramStart"/>
      <w:r w:rsidR="2B4BB451">
        <w:t>guidelines</w:t>
      </w:r>
      <w:proofErr w:type="gramEnd"/>
      <w:r w:rsidR="2B4BB451">
        <w:t xml:space="preserve"> are detailed below</w:t>
      </w:r>
      <w:r w:rsidR="1A6FF64C">
        <w:t>.</w:t>
      </w:r>
    </w:p>
    <w:p w14:paraId="4EF67AD8" w14:textId="5B606DE3" w:rsidR="0042043E" w:rsidRDefault="57B2AF66" w:rsidP="006367CD">
      <w:pPr>
        <w:pStyle w:val="Heading2"/>
        <w:numPr>
          <w:ilvl w:val="1"/>
          <w:numId w:val="23"/>
        </w:numPr>
      </w:pPr>
      <w:bookmarkStart w:id="103" w:name="_Toc201160801"/>
      <w:r>
        <w:t>J6</w:t>
      </w:r>
      <w:r w:rsidR="28EABB4A">
        <w:t>:</w:t>
      </w:r>
      <w:r>
        <w:t xml:space="preserve"> Focusing Mechanism Interface</w:t>
      </w:r>
      <w:bookmarkEnd w:id="103"/>
      <w:commentRangeStart w:id="104"/>
      <w:r w:rsidR="2D1867EF">
        <w:t xml:space="preserve"> </w:t>
      </w:r>
      <w:commentRangeEnd w:id="104"/>
      <w:r w:rsidR="009B71A7">
        <w:rPr>
          <w:rStyle w:val="CommentReference"/>
        </w:rPr>
        <w:commentReference w:id="104"/>
      </w:r>
      <w:r w:rsidR="009B71A7">
        <w:br/>
      </w:r>
    </w:p>
    <w:p w14:paraId="4327F40B" w14:textId="6BA82A00" w:rsidR="00A90102" w:rsidRDefault="006B51E0" w:rsidP="00995AC1">
      <w:pPr>
        <w:ind w:firstLine="720"/>
        <w:jc w:val="both"/>
      </w:pPr>
      <w:r>
        <w:t>19</w:t>
      </w:r>
      <w:r w:rsidR="00A90102">
        <w:t xml:space="preserve"> pin female</w:t>
      </w:r>
      <w:r w:rsidR="006932E7">
        <w:t xml:space="preserve"> </w:t>
      </w:r>
      <w:proofErr w:type="spellStart"/>
      <w:r w:rsidR="006932E7">
        <w:t>Glenair</w:t>
      </w:r>
      <w:proofErr w:type="spellEnd"/>
      <w:r w:rsidR="006932E7">
        <w:t xml:space="preserve"> Series 79</w:t>
      </w:r>
      <w:r w:rsidR="00A90102">
        <w:t xml:space="preserve"> with jack posts.</w:t>
      </w:r>
    </w:p>
    <w:p w14:paraId="6ECA100D" w14:textId="12C2C0D5" w:rsidR="00A90102" w:rsidRDefault="00A90102" w:rsidP="00995AC1">
      <w:pPr>
        <w:ind w:left="720"/>
        <w:jc w:val="both"/>
      </w:pPr>
      <w:r>
        <w:t>(</w:t>
      </w:r>
      <w:proofErr w:type="spellStart"/>
      <w:r w:rsidR="006932E7">
        <w:t>Glenair</w:t>
      </w:r>
      <w:proofErr w:type="spellEnd"/>
      <w:r w:rsidR="006932E7">
        <w:t xml:space="preserve"> </w:t>
      </w:r>
      <w:r w:rsidR="00363466">
        <w:t>790-</w:t>
      </w:r>
      <w:r w:rsidR="00313B22">
        <w:t>044SE-19MEPA</w:t>
      </w:r>
      <w:r>
        <w:t>, mating example:</w:t>
      </w:r>
      <w:r w:rsidR="00445044">
        <w:t xml:space="preserve"> </w:t>
      </w:r>
      <w:proofErr w:type="spellStart"/>
      <w:r w:rsidR="00445044">
        <w:t>Glenair</w:t>
      </w:r>
      <w:proofErr w:type="spellEnd"/>
      <w:r w:rsidR="00445044">
        <w:t xml:space="preserve"> 790</w:t>
      </w:r>
      <w:r w:rsidR="00184500">
        <w:t>-0</w:t>
      </w:r>
      <w:r w:rsidR="00875EAF">
        <w:t>45</w:t>
      </w:r>
      <w:r w:rsidR="00184500">
        <w:t>P</w:t>
      </w:r>
      <w:r w:rsidR="001F64C6">
        <w:t>E-19</w:t>
      </w:r>
      <w:r w:rsidR="0086165F">
        <w:t>M</w:t>
      </w:r>
      <w:r w:rsidR="007B05F1">
        <w:t>M</w:t>
      </w:r>
      <w:r>
        <w:t>)</w:t>
      </w:r>
    </w:p>
    <w:p w14:paraId="33ED6623" w14:textId="01CF3F6E" w:rsidR="006533B5" w:rsidRPr="006533B5" w:rsidRDefault="006533B5" w:rsidP="006533B5">
      <w:pPr>
        <w:pStyle w:val="Caption"/>
        <w:keepNext/>
        <w:spacing w:after="0"/>
        <w:jc w:val="center"/>
        <w:rPr>
          <w:color w:val="auto"/>
        </w:rPr>
      </w:pPr>
      <w:bookmarkStart w:id="105" w:name="_Toc201160830"/>
      <w:r w:rsidRPr="003122F1">
        <w:rPr>
          <w:color w:val="auto"/>
        </w:rPr>
        <w:t xml:space="preserve">Table </w:t>
      </w:r>
      <w:r>
        <w:rPr>
          <w:color w:val="auto"/>
        </w:rPr>
        <w:fldChar w:fldCharType="begin"/>
      </w:r>
      <w:r>
        <w:rPr>
          <w:color w:val="auto"/>
        </w:rPr>
        <w:instrText xml:space="preserve"> STYLEREF 1 \s </w:instrText>
      </w:r>
      <w:r>
        <w:rPr>
          <w:color w:val="auto"/>
        </w:rPr>
        <w:fldChar w:fldCharType="separate"/>
      </w:r>
      <w:r>
        <w:rPr>
          <w:noProof/>
          <w:color w:val="auto"/>
        </w:rPr>
        <w:t>7</w:t>
      </w:r>
      <w:r>
        <w:rPr>
          <w:color w:val="auto"/>
        </w:rPr>
        <w:fldChar w:fldCharType="end"/>
      </w:r>
      <w:r>
        <w:rPr>
          <w:color w:val="auto"/>
        </w:rPr>
        <w:noBreakHyphen/>
      </w:r>
      <w:r>
        <w:rPr>
          <w:color w:val="auto"/>
        </w:rPr>
        <w:fldChar w:fldCharType="begin"/>
      </w:r>
      <w:r>
        <w:rPr>
          <w:color w:val="auto"/>
        </w:rPr>
        <w:instrText xml:space="preserve"> SEQ Table \* ARABIC \s 1 </w:instrText>
      </w:r>
      <w:r>
        <w:rPr>
          <w:color w:val="auto"/>
        </w:rPr>
        <w:fldChar w:fldCharType="separate"/>
      </w:r>
      <w:r>
        <w:rPr>
          <w:noProof/>
          <w:color w:val="auto"/>
        </w:rPr>
        <w:t>1</w:t>
      </w:r>
      <w:r>
        <w:rPr>
          <w:color w:val="auto"/>
        </w:rPr>
        <w:fldChar w:fldCharType="end"/>
      </w:r>
      <w:r w:rsidRPr="003122F1">
        <w:rPr>
          <w:color w:val="auto"/>
        </w:rPr>
        <w:t xml:space="preserve">: </w:t>
      </w:r>
      <w:r w:rsidR="009F233D">
        <w:rPr>
          <w:color w:val="auto"/>
        </w:rPr>
        <w:t xml:space="preserve">Focusing </w:t>
      </w:r>
      <w:r w:rsidR="00D216A3">
        <w:rPr>
          <w:color w:val="auto"/>
        </w:rPr>
        <w:t>Mechanism</w:t>
      </w:r>
      <w:r>
        <w:rPr>
          <w:color w:val="auto"/>
        </w:rPr>
        <w:t xml:space="preserve"> </w:t>
      </w:r>
      <w:r w:rsidR="00F67C8F">
        <w:rPr>
          <w:color w:val="auto"/>
        </w:rPr>
        <w:t xml:space="preserve">Interface </w:t>
      </w:r>
      <w:r>
        <w:rPr>
          <w:color w:val="auto"/>
        </w:rPr>
        <w:t>Pinout</w:t>
      </w:r>
      <w:bookmarkEnd w:id="105"/>
    </w:p>
    <w:tbl>
      <w:tblPr>
        <w:tblStyle w:val="TableGrid"/>
        <w:tblW w:w="9895" w:type="dxa"/>
        <w:tblInd w:w="607" w:type="dxa"/>
        <w:tblLook w:val="04A0" w:firstRow="1" w:lastRow="0" w:firstColumn="1" w:lastColumn="0" w:noHBand="0" w:noVBand="1"/>
      </w:tblPr>
      <w:tblGrid>
        <w:gridCol w:w="751"/>
        <w:gridCol w:w="662"/>
        <w:gridCol w:w="1845"/>
        <w:gridCol w:w="3960"/>
        <w:gridCol w:w="1245"/>
        <w:gridCol w:w="1432"/>
      </w:tblGrid>
      <w:tr w:rsidR="004D1D39" w14:paraId="1F84F1AB" w14:textId="29E7FF9B" w:rsidTr="18FE9D56">
        <w:tc>
          <w:tcPr>
            <w:tcW w:w="1413" w:type="dxa"/>
            <w:gridSpan w:val="2"/>
            <w:shd w:val="clear" w:color="auto" w:fill="1E1A33"/>
          </w:tcPr>
          <w:p w14:paraId="5C22A094" w14:textId="77777777" w:rsidR="004D1D39" w:rsidRPr="00902A7A" w:rsidRDefault="004D1D39" w:rsidP="004D1D39">
            <w:pPr>
              <w:rPr>
                <w:b/>
              </w:rPr>
            </w:pPr>
            <w:r w:rsidRPr="00902A7A">
              <w:rPr>
                <w:b/>
              </w:rPr>
              <w:t>Pin Number</w:t>
            </w:r>
          </w:p>
        </w:tc>
        <w:tc>
          <w:tcPr>
            <w:tcW w:w="1845" w:type="dxa"/>
            <w:shd w:val="clear" w:color="auto" w:fill="1E1A33"/>
          </w:tcPr>
          <w:p w14:paraId="377726DB" w14:textId="77777777" w:rsidR="004D1D39" w:rsidRPr="00902A7A" w:rsidRDefault="004D1D39" w:rsidP="004D1D39">
            <w:pPr>
              <w:rPr>
                <w:b/>
              </w:rPr>
            </w:pPr>
            <w:r w:rsidRPr="00902A7A">
              <w:rPr>
                <w:b/>
              </w:rPr>
              <w:t>Pin Name</w:t>
            </w:r>
          </w:p>
        </w:tc>
        <w:tc>
          <w:tcPr>
            <w:tcW w:w="3960" w:type="dxa"/>
            <w:shd w:val="clear" w:color="auto" w:fill="1E1A33"/>
          </w:tcPr>
          <w:p w14:paraId="711A7845" w14:textId="77777777" w:rsidR="004D1D39" w:rsidRPr="00902A7A" w:rsidRDefault="004D1D39" w:rsidP="004D1D39">
            <w:pPr>
              <w:rPr>
                <w:b/>
              </w:rPr>
            </w:pPr>
            <w:r w:rsidRPr="00902A7A">
              <w:rPr>
                <w:b/>
              </w:rPr>
              <w:t>Description</w:t>
            </w:r>
          </w:p>
        </w:tc>
        <w:tc>
          <w:tcPr>
            <w:tcW w:w="1245" w:type="dxa"/>
            <w:shd w:val="clear" w:color="auto" w:fill="1E1A33"/>
          </w:tcPr>
          <w:p w14:paraId="0AA3ED22" w14:textId="052A0150" w:rsidR="004D1D39" w:rsidRPr="00902A7A" w:rsidRDefault="004D1D39" w:rsidP="004D1D39">
            <w:pPr>
              <w:rPr>
                <w:b/>
              </w:rPr>
            </w:pPr>
            <w:r>
              <w:rPr>
                <w:b/>
              </w:rPr>
              <w:t>Twisted Pair</w:t>
            </w:r>
          </w:p>
        </w:tc>
        <w:tc>
          <w:tcPr>
            <w:tcW w:w="1432" w:type="dxa"/>
            <w:shd w:val="clear" w:color="auto" w:fill="1E1A33"/>
          </w:tcPr>
          <w:p w14:paraId="4445B0A1" w14:textId="3BCF29F0" w:rsidR="004D1D39" w:rsidRPr="00902A7A" w:rsidRDefault="004D1D39" w:rsidP="004D1D39">
            <w:pPr>
              <w:jc w:val="center"/>
              <w:rPr>
                <w:b/>
              </w:rPr>
            </w:pPr>
            <w:r>
              <w:rPr>
                <w:b/>
              </w:rPr>
              <w:t>Functional Group</w:t>
            </w:r>
          </w:p>
        </w:tc>
      </w:tr>
      <w:tr w:rsidR="004D1D39" w14:paraId="64735842" w14:textId="40023DB4" w:rsidTr="18FE9D56">
        <w:tc>
          <w:tcPr>
            <w:tcW w:w="751" w:type="dxa"/>
          </w:tcPr>
          <w:p w14:paraId="4A37F7AD" w14:textId="77777777" w:rsidR="004D1D39" w:rsidRDefault="004D1D39" w:rsidP="004D1D39">
            <w:r>
              <w:t>1</w:t>
            </w:r>
          </w:p>
        </w:tc>
        <w:tc>
          <w:tcPr>
            <w:tcW w:w="662" w:type="dxa"/>
          </w:tcPr>
          <w:p w14:paraId="6025776B" w14:textId="77777777" w:rsidR="004D1D39" w:rsidRDefault="004D1D39" w:rsidP="004D1D39"/>
        </w:tc>
        <w:tc>
          <w:tcPr>
            <w:tcW w:w="1845" w:type="dxa"/>
          </w:tcPr>
          <w:p w14:paraId="18634054" w14:textId="7E019DE0" w:rsidR="004D1D39" w:rsidRDefault="59AC5BFA" w:rsidP="004D1D39">
            <w:r>
              <w:t>LVDT_S_P</w:t>
            </w:r>
          </w:p>
        </w:tc>
        <w:tc>
          <w:tcPr>
            <w:tcW w:w="3960" w:type="dxa"/>
          </w:tcPr>
          <w:p w14:paraId="32A7A50B" w14:textId="2803764B" w:rsidR="004D1D39" w:rsidRDefault="004D1D39" w:rsidP="004D1D39">
            <w:r>
              <w:t>Secondary 1 winding + (red wire)</w:t>
            </w:r>
          </w:p>
        </w:tc>
        <w:tc>
          <w:tcPr>
            <w:tcW w:w="1245" w:type="dxa"/>
            <w:vMerge w:val="restart"/>
            <w:vAlign w:val="center"/>
          </w:tcPr>
          <w:p w14:paraId="44FF87A6" w14:textId="2DCFED5A" w:rsidR="004D1D39" w:rsidRDefault="009D1875" w:rsidP="00A37FBF">
            <w:pPr>
              <w:jc w:val="center"/>
            </w:pPr>
            <w:r>
              <w:t>Pair 0</w:t>
            </w:r>
          </w:p>
        </w:tc>
        <w:tc>
          <w:tcPr>
            <w:tcW w:w="1432" w:type="dxa"/>
            <w:vMerge w:val="restart"/>
            <w:vAlign w:val="center"/>
          </w:tcPr>
          <w:p w14:paraId="3105ED9F" w14:textId="553A9F56" w:rsidR="004D1D39" w:rsidRDefault="004D1D39" w:rsidP="004D1D39">
            <w:pPr>
              <w:jc w:val="center"/>
            </w:pPr>
            <w:r>
              <w:t>LVDT position sensor</w:t>
            </w:r>
          </w:p>
        </w:tc>
      </w:tr>
      <w:tr w:rsidR="004D1D39" w14:paraId="6786F0CF" w14:textId="1DD92937" w:rsidTr="18FE9D56">
        <w:tc>
          <w:tcPr>
            <w:tcW w:w="751" w:type="dxa"/>
          </w:tcPr>
          <w:p w14:paraId="380DBDD5" w14:textId="77777777" w:rsidR="004D1D39" w:rsidRDefault="004D1D39" w:rsidP="004D1D39"/>
        </w:tc>
        <w:tc>
          <w:tcPr>
            <w:tcW w:w="662" w:type="dxa"/>
          </w:tcPr>
          <w:p w14:paraId="023876C4" w14:textId="4C2EF262" w:rsidR="004D1D39" w:rsidRDefault="004D1D39" w:rsidP="004D1D39">
            <w:r>
              <w:t>11</w:t>
            </w:r>
          </w:p>
        </w:tc>
        <w:tc>
          <w:tcPr>
            <w:tcW w:w="1845" w:type="dxa"/>
          </w:tcPr>
          <w:p w14:paraId="4B30DD46" w14:textId="39AEC2C8" w:rsidR="004D1D39" w:rsidRDefault="59AC5BFA" w:rsidP="004D1D39">
            <w:r>
              <w:t>LVDT_S_</w:t>
            </w:r>
            <w:r w:rsidR="371BEF2C">
              <w:t>N</w:t>
            </w:r>
          </w:p>
        </w:tc>
        <w:tc>
          <w:tcPr>
            <w:tcW w:w="3960" w:type="dxa"/>
          </w:tcPr>
          <w:p w14:paraId="2CA59662" w14:textId="786C9F92" w:rsidR="004D1D39" w:rsidRDefault="004D1D39" w:rsidP="004D1D39">
            <w:r>
              <w:t>Secondary 0 winding + (black wire)</w:t>
            </w:r>
          </w:p>
        </w:tc>
        <w:tc>
          <w:tcPr>
            <w:tcW w:w="1245" w:type="dxa"/>
            <w:vMerge/>
            <w:vAlign w:val="center"/>
          </w:tcPr>
          <w:p w14:paraId="64094B1C" w14:textId="77777777" w:rsidR="004D1D39" w:rsidRDefault="004D1D39" w:rsidP="00A37FBF">
            <w:pPr>
              <w:jc w:val="center"/>
            </w:pPr>
          </w:p>
        </w:tc>
        <w:tc>
          <w:tcPr>
            <w:tcW w:w="1432" w:type="dxa"/>
            <w:vMerge/>
          </w:tcPr>
          <w:p w14:paraId="2F0EEAEA" w14:textId="25A5C87E" w:rsidR="004D1D39" w:rsidRDefault="004D1D39" w:rsidP="004D1D39"/>
        </w:tc>
      </w:tr>
      <w:tr w:rsidR="00130D7E" w14:paraId="350242DD" w14:textId="77777777" w:rsidTr="18FE9D56">
        <w:tc>
          <w:tcPr>
            <w:tcW w:w="751" w:type="dxa"/>
          </w:tcPr>
          <w:p w14:paraId="4D001613" w14:textId="77777777" w:rsidR="00130D7E" w:rsidRDefault="00130D7E"/>
        </w:tc>
        <w:tc>
          <w:tcPr>
            <w:tcW w:w="662" w:type="dxa"/>
          </w:tcPr>
          <w:p w14:paraId="175BACC6" w14:textId="77777777" w:rsidR="00130D7E" w:rsidRDefault="00130D7E"/>
        </w:tc>
        <w:tc>
          <w:tcPr>
            <w:tcW w:w="1845" w:type="dxa"/>
          </w:tcPr>
          <w:p w14:paraId="32FFE18D" w14:textId="77777777" w:rsidR="00130D7E" w:rsidRDefault="00130D7E"/>
        </w:tc>
        <w:tc>
          <w:tcPr>
            <w:tcW w:w="3960" w:type="dxa"/>
          </w:tcPr>
          <w:p w14:paraId="1D7CABDA" w14:textId="056E632E" w:rsidR="00130D7E" w:rsidRDefault="00130D7E">
            <w:r>
              <w:t>Secondary 0 winding – (blue wire)</w:t>
            </w:r>
          </w:p>
        </w:tc>
        <w:tc>
          <w:tcPr>
            <w:tcW w:w="1245" w:type="dxa"/>
            <w:vMerge w:val="restart"/>
            <w:vAlign w:val="center"/>
          </w:tcPr>
          <w:p w14:paraId="52D98490" w14:textId="4B567C98" w:rsidR="00130D7E" w:rsidRDefault="00130D7E" w:rsidP="009D1875">
            <w:pPr>
              <w:jc w:val="center"/>
            </w:pPr>
            <w:r>
              <w:t>Short</w:t>
            </w:r>
            <w:r w:rsidR="00481880">
              <w:t>ed</w:t>
            </w:r>
            <w:r w:rsidR="006B1ABD">
              <w:t xml:space="preserve"> at LVDT</w:t>
            </w:r>
          </w:p>
        </w:tc>
        <w:tc>
          <w:tcPr>
            <w:tcW w:w="1432" w:type="dxa"/>
            <w:vMerge/>
          </w:tcPr>
          <w:p w14:paraId="7DBF7541" w14:textId="77777777" w:rsidR="00130D7E" w:rsidRDefault="00130D7E"/>
        </w:tc>
      </w:tr>
      <w:tr w:rsidR="00130D7E" w14:paraId="35E30C48" w14:textId="77777777" w:rsidTr="18FE9D56">
        <w:tc>
          <w:tcPr>
            <w:tcW w:w="751" w:type="dxa"/>
          </w:tcPr>
          <w:p w14:paraId="72A74BB1" w14:textId="77777777" w:rsidR="00130D7E" w:rsidRDefault="00130D7E"/>
        </w:tc>
        <w:tc>
          <w:tcPr>
            <w:tcW w:w="662" w:type="dxa"/>
          </w:tcPr>
          <w:p w14:paraId="170FCCA0" w14:textId="77777777" w:rsidR="00130D7E" w:rsidRDefault="00130D7E"/>
        </w:tc>
        <w:tc>
          <w:tcPr>
            <w:tcW w:w="1845" w:type="dxa"/>
          </w:tcPr>
          <w:p w14:paraId="5429CB66" w14:textId="77777777" w:rsidR="00130D7E" w:rsidRDefault="00130D7E"/>
        </w:tc>
        <w:tc>
          <w:tcPr>
            <w:tcW w:w="3960" w:type="dxa"/>
          </w:tcPr>
          <w:p w14:paraId="626CE783" w14:textId="5752A9F7" w:rsidR="00130D7E" w:rsidRDefault="00130D7E">
            <w:r>
              <w:t>Secondary 1 winding – (green wire)</w:t>
            </w:r>
          </w:p>
        </w:tc>
        <w:tc>
          <w:tcPr>
            <w:tcW w:w="1245" w:type="dxa"/>
            <w:vMerge/>
            <w:vAlign w:val="center"/>
          </w:tcPr>
          <w:p w14:paraId="06FA762B" w14:textId="77777777" w:rsidR="00130D7E" w:rsidRDefault="00130D7E" w:rsidP="009D1875">
            <w:pPr>
              <w:jc w:val="center"/>
            </w:pPr>
          </w:p>
        </w:tc>
        <w:tc>
          <w:tcPr>
            <w:tcW w:w="1432" w:type="dxa"/>
            <w:vMerge/>
          </w:tcPr>
          <w:p w14:paraId="51940079" w14:textId="77777777" w:rsidR="00130D7E" w:rsidRDefault="00130D7E"/>
        </w:tc>
      </w:tr>
      <w:tr w:rsidR="004D1D39" w14:paraId="3605A69D" w14:textId="1BD35B3E" w:rsidTr="18FE9D56">
        <w:trPr>
          <w:trHeight w:val="190"/>
        </w:trPr>
        <w:tc>
          <w:tcPr>
            <w:tcW w:w="751" w:type="dxa"/>
          </w:tcPr>
          <w:p w14:paraId="3ED132C8" w14:textId="77777777" w:rsidR="004D1D39" w:rsidRDefault="004D1D39" w:rsidP="004D1D39">
            <w:r>
              <w:t>2</w:t>
            </w:r>
          </w:p>
        </w:tc>
        <w:tc>
          <w:tcPr>
            <w:tcW w:w="662" w:type="dxa"/>
          </w:tcPr>
          <w:p w14:paraId="7A95E69D" w14:textId="77777777" w:rsidR="004D1D39" w:rsidRDefault="004D1D39" w:rsidP="004D1D39"/>
        </w:tc>
        <w:tc>
          <w:tcPr>
            <w:tcW w:w="1845" w:type="dxa"/>
          </w:tcPr>
          <w:p w14:paraId="63BD0B92" w14:textId="55D0D0BB" w:rsidR="004D1D39" w:rsidRDefault="004D1D39" w:rsidP="004D1D39">
            <w:r>
              <w:t>LVDT_S_SHIELD</w:t>
            </w:r>
          </w:p>
        </w:tc>
        <w:tc>
          <w:tcPr>
            <w:tcW w:w="3960" w:type="dxa"/>
          </w:tcPr>
          <w:p w14:paraId="6671C7AA" w14:textId="01A911F0" w:rsidR="004D1D39" w:rsidRDefault="004D1D39" w:rsidP="004D1D39">
            <w:r>
              <w:t>Shield for secondary winding (drain wire)</w:t>
            </w:r>
          </w:p>
        </w:tc>
        <w:tc>
          <w:tcPr>
            <w:tcW w:w="1245" w:type="dxa"/>
            <w:vAlign w:val="center"/>
          </w:tcPr>
          <w:p w14:paraId="15BFB337" w14:textId="50D1EE8F" w:rsidR="004D1D39" w:rsidRDefault="004D1D39" w:rsidP="00A37FBF">
            <w:pPr>
              <w:jc w:val="center"/>
            </w:pPr>
          </w:p>
        </w:tc>
        <w:tc>
          <w:tcPr>
            <w:tcW w:w="1432" w:type="dxa"/>
            <w:vMerge/>
          </w:tcPr>
          <w:p w14:paraId="166022F5" w14:textId="601B635C" w:rsidR="004D1D39" w:rsidRDefault="004D1D39" w:rsidP="004D1D39"/>
        </w:tc>
      </w:tr>
      <w:tr w:rsidR="004D1D39" w14:paraId="68C41BA3" w14:textId="4D8D4803" w:rsidTr="18FE9D56">
        <w:tc>
          <w:tcPr>
            <w:tcW w:w="751" w:type="dxa"/>
          </w:tcPr>
          <w:p w14:paraId="11D5B76B" w14:textId="77777777" w:rsidR="004D1D39" w:rsidRDefault="004D1D39" w:rsidP="004D1D39"/>
        </w:tc>
        <w:tc>
          <w:tcPr>
            <w:tcW w:w="662" w:type="dxa"/>
          </w:tcPr>
          <w:p w14:paraId="4EEA4A4E" w14:textId="133C793E" w:rsidR="004D1D39" w:rsidRDefault="004D1D39" w:rsidP="004D1D39">
            <w:r>
              <w:t>12</w:t>
            </w:r>
          </w:p>
        </w:tc>
        <w:tc>
          <w:tcPr>
            <w:tcW w:w="1845" w:type="dxa"/>
          </w:tcPr>
          <w:p w14:paraId="0D31624A" w14:textId="461E1C60" w:rsidR="004D1D39" w:rsidRDefault="004D1D39" w:rsidP="004D1D39">
            <w:r>
              <w:t>LVDT_P_SHIELD</w:t>
            </w:r>
          </w:p>
        </w:tc>
        <w:tc>
          <w:tcPr>
            <w:tcW w:w="3960" w:type="dxa"/>
          </w:tcPr>
          <w:p w14:paraId="3A945D17" w14:textId="3EBDA3E3" w:rsidR="004D1D39" w:rsidRDefault="004D1D39" w:rsidP="004D1D39">
            <w:r>
              <w:t>Shield for primary winding (drain wire)</w:t>
            </w:r>
          </w:p>
        </w:tc>
        <w:tc>
          <w:tcPr>
            <w:tcW w:w="1245" w:type="dxa"/>
            <w:vAlign w:val="center"/>
          </w:tcPr>
          <w:p w14:paraId="49F01A03" w14:textId="77777777" w:rsidR="004D1D39" w:rsidRDefault="004D1D39" w:rsidP="00A37FBF">
            <w:pPr>
              <w:jc w:val="center"/>
            </w:pPr>
          </w:p>
        </w:tc>
        <w:tc>
          <w:tcPr>
            <w:tcW w:w="1432" w:type="dxa"/>
            <w:vMerge/>
          </w:tcPr>
          <w:p w14:paraId="40107647" w14:textId="06ECEA95" w:rsidR="004D1D39" w:rsidRDefault="004D1D39" w:rsidP="004D1D39"/>
        </w:tc>
      </w:tr>
      <w:tr w:rsidR="004D1D39" w14:paraId="46CAC653" w14:textId="356117E6" w:rsidTr="18FE9D56">
        <w:tc>
          <w:tcPr>
            <w:tcW w:w="751" w:type="dxa"/>
          </w:tcPr>
          <w:p w14:paraId="466525B7" w14:textId="77777777" w:rsidR="004D1D39" w:rsidRDefault="004D1D39" w:rsidP="004D1D39">
            <w:r>
              <w:t>3</w:t>
            </w:r>
          </w:p>
        </w:tc>
        <w:tc>
          <w:tcPr>
            <w:tcW w:w="662" w:type="dxa"/>
          </w:tcPr>
          <w:p w14:paraId="3164ADBB" w14:textId="77777777" w:rsidR="004D1D39" w:rsidRDefault="004D1D39" w:rsidP="004D1D39"/>
        </w:tc>
        <w:tc>
          <w:tcPr>
            <w:tcW w:w="1845" w:type="dxa"/>
          </w:tcPr>
          <w:p w14:paraId="7E69A703" w14:textId="5BEDED3A" w:rsidR="004D1D39" w:rsidRDefault="004D1D39" w:rsidP="004D1D39">
            <w:r>
              <w:t>LVDT_P_P</w:t>
            </w:r>
          </w:p>
        </w:tc>
        <w:tc>
          <w:tcPr>
            <w:tcW w:w="3960" w:type="dxa"/>
          </w:tcPr>
          <w:p w14:paraId="36391441" w14:textId="55882A6B" w:rsidR="004D1D39" w:rsidRDefault="004D1D39" w:rsidP="004D1D39">
            <w:r>
              <w:t>Primary winding + (yellow wire)</w:t>
            </w:r>
          </w:p>
        </w:tc>
        <w:tc>
          <w:tcPr>
            <w:tcW w:w="1245" w:type="dxa"/>
            <w:vMerge w:val="restart"/>
            <w:vAlign w:val="center"/>
          </w:tcPr>
          <w:p w14:paraId="45A1C10D" w14:textId="285890C8" w:rsidR="004D1D39" w:rsidRDefault="009D1875" w:rsidP="00A37FBF">
            <w:pPr>
              <w:jc w:val="center"/>
            </w:pPr>
            <w:r>
              <w:t xml:space="preserve">Pair </w:t>
            </w:r>
            <w:r w:rsidR="00C10A73">
              <w:t>1</w:t>
            </w:r>
          </w:p>
        </w:tc>
        <w:tc>
          <w:tcPr>
            <w:tcW w:w="1432" w:type="dxa"/>
            <w:vMerge/>
          </w:tcPr>
          <w:p w14:paraId="68DEABCB" w14:textId="50682008" w:rsidR="004D1D39" w:rsidRDefault="004D1D39" w:rsidP="004D1D39"/>
        </w:tc>
      </w:tr>
      <w:tr w:rsidR="004D1D39" w14:paraId="2ACB05AC" w14:textId="1211FFF4" w:rsidTr="18FE9D56">
        <w:tc>
          <w:tcPr>
            <w:tcW w:w="751" w:type="dxa"/>
          </w:tcPr>
          <w:p w14:paraId="6C272748" w14:textId="77777777" w:rsidR="004D1D39" w:rsidRDefault="004D1D39" w:rsidP="004D1D39"/>
        </w:tc>
        <w:tc>
          <w:tcPr>
            <w:tcW w:w="662" w:type="dxa"/>
          </w:tcPr>
          <w:p w14:paraId="351AD9C9" w14:textId="3C4EDB84" w:rsidR="004D1D39" w:rsidRDefault="004D1D39" w:rsidP="004D1D39">
            <w:r>
              <w:t>13</w:t>
            </w:r>
          </w:p>
        </w:tc>
        <w:tc>
          <w:tcPr>
            <w:tcW w:w="1845" w:type="dxa"/>
          </w:tcPr>
          <w:p w14:paraId="6221CBC2" w14:textId="7DC22E87" w:rsidR="004D1D39" w:rsidRDefault="004D1D39" w:rsidP="004D1D39">
            <w:r>
              <w:t>LVDT_P_N</w:t>
            </w:r>
          </w:p>
        </w:tc>
        <w:tc>
          <w:tcPr>
            <w:tcW w:w="3960" w:type="dxa"/>
          </w:tcPr>
          <w:p w14:paraId="4592C637" w14:textId="304A1F39" w:rsidR="004D1D39" w:rsidRDefault="004D1D39" w:rsidP="004D1D39">
            <w:r>
              <w:t>Primary winding – (brown wire)</w:t>
            </w:r>
          </w:p>
        </w:tc>
        <w:tc>
          <w:tcPr>
            <w:tcW w:w="1245" w:type="dxa"/>
            <w:vMerge/>
            <w:vAlign w:val="center"/>
          </w:tcPr>
          <w:p w14:paraId="69772CA1" w14:textId="77777777" w:rsidR="004D1D39" w:rsidRDefault="004D1D39" w:rsidP="00A37FBF">
            <w:pPr>
              <w:jc w:val="center"/>
            </w:pPr>
          </w:p>
        </w:tc>
        <w:tc>
          <w:tcPr>
            <w:tcW w:w="1432" w:type="dxa"/>
            <w:vMerge/>
          </w:tcPr>
          <w:p w14:paraId="5794F534" w14:textId="5480BA48" w:rsidR="004D1D39" w:rsidRDefault="004D1D39" w:rsidP="004D1D39"/>
        </w:tc>
      </w:tr>
      <w:tr w:rsidR="004D1D39" w14:paraId="49860A9B" w14:textId="326A154F" w:rsidTr="18FE9D56">
        <w:tc>
          <w:tcPr>
            <w:tcW w:w="751" w:type="dxa"/>
          </w:tcPr>
          <w:p w14:paraId="49A55B38" w14:textId="77777777" w:rsidR="004D1D39" w:rsidRDefault="004D1D39" w:rsidP="004D1D39">
            <w:r>
              <w:t>4</w:t>
            </w:r>
          </w:p>
        </w:tc>
        <w:tc>
          <w:tcPr>
            <w:tcW w:w="662" w:type="dxa"/>
          </w:tcPr>
          <w:p w14:paraId="67A954F9" w14:textId="77777777" w:rsidR="004D1D39" w:rsidRDefault="004D1D39" w:rsidP="004D1D39"/>
        </w:tc>
        <w:tc>
          <w:tcPr>
            <w:tcW w:w="1845" w:type="dxa"/>
          </w:tcPr>
          <w:p w14:paraId="662DC84B" w14:textId="2FD3771B" w:rsidR="004D1D39" w:rsidRDefault="004D1D39" w:rsidP="004D1D39">
            <w:r>
              <w:t>GND</w:t>
            </w:r>
          </w:p>
        </w:tc>
        <w:tc>
          <w:tcPr>
            <w:tcW w:w="3960" w:type="dxa"/>
          </w:tcPr>
          <w:p w14:paraId="0569DE69" w14:textId="646BE1D3" w:rsidR="004D1D39" w:rsidRDefault="004D1D39" w:rsidP="004D1D39">
            <w:r>
              <w:t xml:space="preserve">No </w:t>
            </w:r>
            <w:proofErr w:type="gramStart"/>
            <w:r>
              <w:t>connect</w:t>
            </w:r>
            <w:proofErr w:type="gramEnd"/>
            <w:r>
              <w:t xml:space="preserve"> in harness</w:t>
            </w:r>
          </w:p>
        </w:tc>
        <w:tc>
          <w:tcPr>
            <w:tcW w:w="1245" w:type="dxa"/>
            <w:vAlign w:val="center"/>
          </w:tcPr>
          <w:p w14:paraId="1C37D3C2" w14:textId="77777777" w:rsidR="004D1D39" w:rsidRDefault="004D1D39" w:rsidP="00A37FBF">
            <w:pPr>
              <w:jc w:val="center"/>
            </w:pPr>
          </w:p>
        </w:tc>
        <w:tc>
          <w:tcPr>
            <w:tcW w:w="1432" w:type="dxa"/>
            <w:vMerge w:val="restart"/>
            <w:vAlign w:val="center"/>
          </w:tcPr>
          <w:p w14:paraId="2AC03990" w14:textId="609A583C" w:rsidR="004D1D39" w:rsidRDefault="004D1D39" w:rsidP="004D1D39">
            <w:pPr>
              <w:jc w:val="center"/>
            </w:pPr>
            <w:r>
              <w:t>NC</w:t>
            </w:r>
          </w:p>
        </w:tc>
      </w:tr>
      <w:tr w:rsidR="004D1D39" w14:paraId="64BB31D3" w14:textId="78FC6268" w:rsidTr="18FE9D56">
        <w:tc>
          <w:tcPr>
            <w:tcW w:w="751" w:type="dxa"/>
          </w:tcPr>
          <w:p w14:paraId="3651B972" w14:textId="77777777" w:rsidR="004D1D39" w:rsidRDefault="004D1D39" w:rsidP="004D1D39"/>
        </w:tc>
        <w:tc>
          <w:tcPr>
            <w:tcW w:w="662" w:type="dxa"/>
          </w:tcPr>
          <w:p w14:paraId="78441BC8" w14:textId="468A1624" w:rsidR="004D1D39" w:rsidRDefault="004D1D39" w:rsidP="004D1D39">
            <w:r>
              <w:t>14</w:t>
            </w:r>
          </w:p>
        </w:tc>
        <w:tc>
          <w:tcPr>
            <w:tcW w:w="1845" w:type="dxa"/>
          </w:tcPr>
          <w:p w14:paraId="67EAD1E6" w14:textId="10DD9B7A" w:rsidR="004D1D39" w:rsidRDefault="004D1D39" w:rsidP="004D1D39">
            <w:r>
              <w:t>GND</w:t>
            </w:r>
          </w:p>
        </w:tc>
        <w:tc>
          <w:tcPr>
            <w:tcW w:w="3960" w:type="dxa"/>
          </w:tcPr>
          <w:p w14:paraId="36834357" w14:textId="6C0D83F2" w:rsidR="004D1D39" w:rsidRDefault="004D1D39" w:rsidP="004D1D39">
            <w:r>
              <w:t xml:space="preserve">No </w:t>
            </w:r>
            <w:proofErr w:type="gramStart"/>
            <w:r>
              <w:t>connect</w:t>
            </w:r>
            <w:proofErr w:type="gramEnd"/>
            <w:r>
              <w:t xml:space="preserve"> in harness</w:t>
            </w:r>
          </w:p>
        </w:tc>
        <w:tc>
          <w:tcPr>
            <w:tcW w:w="1245" w:type="dxa"/>
            <w:vAlign w:val="center"/>
          </w:tcPr>
          <w:p w14:paraId="18DDAD25" w14:textId="77777777" w:rsidR="004D1D39" w:rsidRDefault="004D1D39" w:rsidP="00A37FBF">
            <w:pPr>
              <w:jc w:val="center"/>
            </w:pPr>
          </w:p>
        </w:tc>
        <w:tc>
          <w:tcPr>
            <w:tcW w:w="1432" w:type="dxa"/>
            <w:vMerge/>
          </w:tcPr>
          <w:p w14:paraId="0558304A" w14:textId="7A39DCEF" w:rsidR="004D1D39" w:rsidRDefault="004D1D39" w:rsidP="004D1D39"/>
        </w:tc>
      </w:tr>
      <w:tr w:rsidR="004D1D39" w14:paraId="1FB86DF5" w14:textId="2E8EB63A" w:rsidTr="18FE9D56">
        <w:tc>
          <w:tcPr>
            <w:tcW w:w="751" w:type="dxa"/>
          </w:tcPr>
          <w:p w14:paraId="7C7367F4" w14:textId="77777777" w:rsidR="004D1D39" w:rsidRDefault="004D1D39" w:rsidP="004D1D39">
            <w:r>
              <w:t>5</w:t>
            </w:r>
          </w:p>
        </w:tc>
        <w:tc>
          <w:tcPr>
            <w:tcW w:w="662" w:type="dxa"/>
          </w:tcPr>
          <w:p w14:paraId="726808F4" w14:textId="77777777" w:rsidR="004D1D39" w:rsidRDefault="004D1D39" w:rsidP="004D1D39"/>
        </w:tc>
        <w:tc>
          <w:tcPr>
            <w:tcW w:w="1845" w:type="dxa"/>
          </w:tcPr>
          <w:p w14:paraId="1C2C68A9" w14:textId="593CE555" w:rsidR="004D1D39" w:rsidRDefault="004D1D39" w:rsidP="004D1D39">
            <w:r>
              <w:t>GND</w:t>
            </w:r>
          </w:p>
        </w:tc>
        <w:tc>
          <w:tcPr>
            <w:tcW w:w="3960" w:type="dxa"/>
          </w:tcPr>
          <w:p w14:paraId="6EB7E426" w14:textId="31E24475" w:rsidR="004D1D39" w:rsidRDefault="004D1D39" w:rsidP="004D1D39">
            <w:r>
              <w:t xml:space="preserve">No </w:t>
            </w:r>
            <w:proofErr w:type="gramStart"/>
            <w:r>
              <w:t>connect</w:t>
            </w:r>
            <w:proofErr w:type="gramEnd"/>
            <w:r>
              <w:t xml:space="preserve"> in harness</w:t>
            </w:r>
          </w:p>
        </w:tc>
        <w:tc>
          <w:tcPr>
            <w:tcW w:w="1245" w:type="dxa"/>
            <w:vAlign w:val="center"/>
          </w:tcPr>
          <w:p w14:paraId="76E36863" w14:textId="77777777" w:rsidR="004D1D39" w:rsidRDefault="004D1D39" w:rsidP="00A37FBF">
            <w:pPr>
              <w:jc w:val="center"/>
            </w:pPr>
          </w:p>
        </w:tc>
        <w:tc>
          <w:tcPr>
            <w:tcW w:w="1432" w:type="dxa"/>
            <w:vMerge/>
          </w:tcPr>
          <w:p w14:paraId="33F18D1D" w14:textId="620863A4" w:rsidR="004D1D39" w:rsidRDefault="004D1D39" w:rsidP="004D1D39"/>
        </w:tc>
      </w:tr>
      <w:tr w:rsidR="004D1D39" w14:paraId="40139427" w14:textId="024E54EE" w:rsidTr="18FE9D56">
        <w:tc>
          <w:tcPr>
            <w:tcW w:w="751" w:type="dxa"/>
          </w:tcPr>
          <w:p w14:paraId="1D32D381" w14:textId="77777777" w:rsidR="004D1D39" w:rsidRDefault="004D1D39" w:rsidP="004D1D39"/>
        </w:tc>
        <w:tc>
          <w:tcPr>
            <w:tcW w:w="662" w:type="dxa"/>
          </w:tcPr>
          <w:p w14:paraId="41E8B0C3" w14:textId="62AE2C10" w:rsidR="004D1D39" w:rsidRDefault="004D1D39" w:rsidP="004D1D39">
            <w:r>
              <w:t>15</w:t>
            </w:r>
          </w:p>
        </w:tc>
        <w:tc>
          <w:tcPr>
            <w:tcW w:w="1845" w:type="dxa"/>
          </w:tcPr>
          <w:p w14:paraId="16D20BD3" w14:textId="3C1990CF" w:rsidR="004D1D39" w:rsidRDefault="004D1D39" w:rsidP="004D1D39">
            <w:r>
              <w:t>GND</w:t>
            </w:r>
          </w:p>
        </w:tc>
        <w:tc>
          <w:tcPr>
            <w:tcW w:w="3960" w:type="dxa"/>
          </w:tcPr>
          <w:p w14:paraId="131C4F1C" w14:textId="5AF96F82" w:rsidR="004D1D39" w:rsidRDefault="004D1D39" w:rsidP="004D1D39">
            <w:r>
              <w:t xml:space="preserve">No </w:t>
            </w:r>
            <w:proofErr w:type="gramStart"/>
            <w:r>
              <w:t>connect</w:t>
            </w:r>
            <w:proofErr w:type="gramEnd"/>
            <w:r>
              <w:t xml:space="preserve"> in harness</w:t>
            </w:r>
          </w:p>
        </w:tc>
        <w:tc>
          <w:tcPr>
            <w:tcW w:w="1245" w:type="dxa"/>
            <w:vAlign w:val="center"/>
          </w:tcPr>
          <w:p w14:paraId="45D35780" w14:textId="77777777" w:rsidR="004D1D39" w:rsidRDefault="004D1D39" w:rsidP="00A37FBF">
            <w:pPr>
              <w:jc w:val="center"/>
            </w:pPr>
          </w:p>
        </w:tc>
        <w:tc>
          <w:tcPr>
            <w:tcW w:w="1432" w:type="dxa"/>
            <w:vMerge/>
          </w:tcPr>
          <w:p w14:paraId="121CD607" w14:textId="4612444F" w:rsidR="004D1D39" w:rsidRDefault="004D1D39" w:rsidP="004D1D39"/>
        </w:tc>
      </w:tr>
      <w:tr w:rsidR="004D1D39" w14:paraId="37E2F9A7" w14:textId="311DCD6C" w:rsidTr="18FE9D56">
        <w:tc>
          <w:tcPr>
            <w:tcW w:w="751" w:type="dxa"/>
          </w:tcPr>
          <w:p w14:paraId="0276804D" w14:textId="225E9D99" w:rsidR="004D1D39" w:rsidRDefault="004D1D39" w:rsidP="004D1D39">
            <w:r>
              <w:t>6</w:t>
            </w:r>
          </w:p>
        </w:tc>
        <w:tc>
          <w:tcPr>
            <w:tcW w:w="662" w:type="dxa"/>
          </w:tcPr>
          <w:p w14:paraId="1724C731" w14:textId="77777777" w:rsidR="004D1D39" w:rsidRDefault="004D1D39" w:rsidP="004D1D39"/>
        </w:tc>
        <w:tc>
          <w:tcPr>
            <w:tcW w:w="1845" w:type="dxa"/>
          </w:tcPr>
          <w:p w14:paraId="78FA65A3" w14:textId="5AD050A0" w:rsidR="004D1D39" w:rsidRDefault="004D1D39" w:rsidP="004D1D39">
            <w:r>
              <w:t>COIL_SHIELD</w:t>
            </w:r>
          </w:p>
        </w:tc>
        <w:tc>
          <w:tcPr>
            <w:tcW w:w="3960" w:type="dxa"/>
          </w:tcPr>
          <w:p w14:paraId="391A0FF5" w14:textId="0181EC80" w:rsidR="004D1D39" w:rsidRDefault="004D1D39" w:rsidP="004D1D39">
            <w:r>
              <w:t>Shield for stepper motor harness</w:t>
            </w:r>
          </w:p>
        </w:tc>
        <w:tc>
          <w:tcPr>
            <w:tcW w:w="1245" w:type="dxa"/>
            <w:vAlign w:val="center"/>
          </w:tcPr>
          <w:p w14:paraId="744A874E" w14:textId="77777777" w:rsidR="004D1D39" w:rsidRDefault="004D1D39" w:rsidP="00A37FBF">
            <w:pPr>
              <w:jc w:val="center"/>
            </w:pPr>
          </w:p>
        </w:tc>
        <w:tc>
          <w:tcPr>
            <w:tcW w:w="1432" w:type="dxa"/>
            <w:vMerge w:val="restart"/>
            <w:vAlign w:val="center"/>
          </w:tcPr>
          <w:p w14:paraId="5F5E6C45" w14:textId="71B97F03" w:rsidR="004D1D39" w:rsidRDefault="004D1D39" w:rsidP="004D1D39">
            <w:pPr>
              <w:jc w:val="center"/>
            </w:pPr>
            <w:r>
              <w:t>Stepper motor</w:t>
            </w:r>
          </w:p>
        </w:tc>
      </w:tr>
      <w:tr w:rsidR="004D1D39" w14:paraId="59C2D47D" w14:textId="628E72F7" w:rsidTr="18FE9D56">
        <w:tc>
          <w:tcPr>
            <w:tcW w:w="751" w:type="dxa"/>
          </w:tcPr>
          <w:p w14:paraId="4FD598B2" w14:textId="77777777" w:rsidR="004D1D39" w:rsidRDefault="004D1D39" w:rsidP="004D1D39"/>
        </w:tc>
        <w:tc>
          <w:tcPr>
            <w:tcW w:w="662" w:type="dxa"/>
          </w:tcPr>
          <w:p w14:paraId="504FD355" w14:textId="18E7401A" w:rsidR="004D1D39" w:rsidRPr="000C18E8" w:rsidRDefault="004D1D39" w:rsidP="004D1D39">
            <w:pPr>
              <w:rPr>
                <w:strike/>
              </w:rPr>
            </w:pPr>
            <w:commentRangeStart w:id="106"/>
            <w:r w:rsidRPr="000C18E8">
              <w:rPr>
                <w:strike/>
              </w:rPr>
              <w:t>16</w:t>
            </w:r>
          </w:p>
        </w:tc>
        <w:tc>
          <w:tcPr>
            <w:tcW w:w="1845" w:type="dxa"/>
          </w:tcPr>
          <w:p w14:paraId="5EF36E8E" w14:textId="00E088EB" w:rsidR="18FE9D56" w:rsidRPr="000C18E8" w:rsidRDefault="18FE9D56" w:rsidP="18FE9D56">
            <w:pPr>
              <w:rPr>
                <w:strike/>
              </w:rPr>
            </w:pPr>
            <w:r w:rsidRPr="000C18E8">
              <w:rPr>
                <w:rFonts w:eastAsia="Aptos" w:cs="Aptos"/>
                <w:strike/>
              </w:rPr>
              <w:t>SEC_COILB_P</w:t>
            </w:r>
          </w:p>
        </w:tc>
        <w:tc>
          <w:tcPr>
            <w:tcW w:w="3960" w:type="dxa"/>
          </w:tcPr>
          <w:p w14:paraId="35E4E31C" w14:textId="23B2EC50" w:rsidR="18FE9D56" w:rsidRPr="000C18E8" w:rsidRDefault="18FE9D56" w:rsidP="18FE9D56">
            <w:pPr>
              <w:rPr>
                <w:strike/>
              </w:rPr>
            </w:pPr>
            <w:r w:rsidRPr="000C18E8">
              <w:rPr>
                <w:rFonts w:eastAsia="Aptos" w:cs="Aptos"/>
                <w:strike/>
              </w:rPr>
              <w:t>Stepper motor secondary coil B +</w:t>
            </w:r>
          </w:p>
        </w:tc>
        <w:tc>
          <w:tcPr>
            <w:tcW w:w="1245" w:type="dxa"/>
            <w:vAlign w:val="center"/>
          </w:tcPr>
          <w:p w14:paraId="46FFA39E" w14:textId="1FE17DB9" w:rsidR="18FE9D56" w:rsidRPr="000C18E8" w:rsidRDefault="18FE9D56" w:rsidP="18FE9D56">
            <w:pPr>
              <w:jc w:val="center"/>
              <w:rPr>
                <w:strike/>
              </w:rPr>
            </w:pPr>
            <w:r w:rsidRPr="000C18E8">
              <w:rPr>
                <w:rFonts w:eastAsia="Aptos" w:cs="Aptos"/>
                <w:strike/>
              </w:rPr>
              <w:t>Pair 4</w:t>
            </w:r>
            <w:commentRangeEnd w:id="106"/>
            <w:r w:rsidR="000C18E8" w:rsidRPr="000C18E8">
              <w:rPr>
                <w:rStyle w:val="CommentReference"/>
                <w:strike/>
              </w:rPr>
              <w:commentReference w:id="106"/>
            </w:r>
          </w:p>
        </w:tc>
        <w:tc>
          <w:tcPr>
            <w:tcW w:w="1432" w:type="dxa"/>
            <w:vMerge/>
          </w:tcPr>
          <w:p w14:paraId="0DDD54D6" w14:textId="1F886446" w:rsidR="004D1D39" w:rsidRDefault="004D1D39" w:rsidP="004D1D39"/>
        </w:tc>
      </w:tr>
      <w:tr w:rsidR="004D1D39" w14:paraId="0D7A53DF" w14:textId="1883257E" w:rsidTr="18FE9D56">
        <w:tc>
          <w:tcPr>
            <w:tcW w:w="751" w:type="dxa"/>
          </w:tcPr>
          <w:p w14:paraId="7825FDE6" w14:textId="28F0536D" w:rsidR="004D1D39" w:rsidRDefault="004D1D39" w:rsidP="004D1D39">
            <w:r>
              <w:t>7</w:t>
            </w:r>
          </w:p>
        </w:tc>
        <w:tc>
          <w:tcPr>
            <w:tcW w:w="662" w:type="dxa"/>
          </w:tcPr>
          <w:p w14:paraId="648A6853" w14:textId="77777777" w:rsidR="004D1D39" w:rsidRDefault="004D1D39" w:rsidP="004D1D39"/>
        </w:tc>
        <w:tc>
          <w:tcPr>
            <w:tcW w:w="1845" w:type="dxa"/>
          </w:tcPr>
          <w:p w14:paraId="116CCF13" w14:textId="55D936F3" w:rsidR="18FE9D56" w:rsidRDefault="18FE9D56" w:rsidP="18FE9D56">
            <w:r w:rsidRPr="18FE9D56">
              <w:rPr>
                <w:rFonts w:eastAsia="Aptos" w:cs="Aptos"/>
              </w:rPr>
              <w:t>PRIM_COILA_P</w:t>
            </w:r>
          </w:p>
        </w:tc>
        <w:tc>
          <w:tcPr>
            <w:tcW w:w="3960" w:type="dxa"/>
          </w:tcPr>
          <w:p w14:paraId="0CBFA7B4" w14:textId="529D8C3D" w:rsidR="18FE9D56" w:rsidRDefault="18FE9D56" w:rsidP="18FE9D56">
            <w:r w:rsidRPr="18FE9D56">
              <w:rPr>
                <w:rFonts w:eastAsia="Aptos" w:cs="Aptos"/>
              </w:rPr>
              <w:t>Stepper motor primary coil A +</w:t>
            </w:r>
          </w:p>
        </w:tc>
        <w:tc>
          <w:tcPr>
            <w:tcW w:w="1245" w:type="dxa"/>
            <w:vAlign w:val="center"/>
          </w:tcPr>
          <w:p w14:paraId="4B180C6E" w14:textId="4FE2D3B8" w:rsidR="18FE9D56" w:rsidRDefault="18FE9D56" w:rsidP="18FE9D56">
            <w:pPr>
              <w:jc w:val="center"/>
            </w:pPr>
            <w:r w:rsidRPr="18FE9D56">
              <w:rPr>
                <w:rFonts w:eastAsia="Aptos" w:cs="Aptos"/>
              </w:rPr>
              <w:t>Pair 3</w:t>
            </w:r>
          </w:p>
        </w:tc>
        <w:tc>
          <w:tcPr>
            <w:tcW w:w="1432" w:type="dxa"/>
            <w:vMerge/>
          </w:tcPr>
          <w:p w14:paraId="7A4222F2" w14:textId="302B9113" w:rsidR="004D1D39" w:rsidRDefault="004D1D39" w:rsidP="004D1D39"/>
        </w:tc>
      </w:tr>
      <w:tr w:rsidR="004D1D39" w14:paraId="51840B23" w14:textId="64483861" w:rsidTr="18FE9D56">
        <w:tc>
          <w:tcPr>
            <w:tcW w:w="751" w:type="dxa"/>
          </w:tcPr>
          <w:p w14:paraId="4916B253" w14:textId="77777777" w:rsidR="004D1D39" w:rsidRDefault="004D1D39" w:rsidP="004D1D39"/>
        </w:tc>
        <w:tc>
          <w:tcPr>
            <w:tcW w:w="662" w:type="dxa"/>
          </w:tcPr>
          <w:p w14:paraId="06C3FE2F" w14:textId="6E706937" w:rsidR="004D1D39" w:rsidRPr="000C18E8" w:rsidRDefault="004D1D39" w:rsidP="004D1D39">
            <w:pPr>
              <w:rPr>
                <w:strike/>
              </w:rPr>
            </w:pPr>
            <w:commentRangeStart w:id="107"/>
            <w:r w:rsidRPr="000C18E8">
              <w:rPr>
                <w:strike/>
              </w:rPr>
              <w:t>17</w:t>
            </w:r>
          </w:p>
        </w:tc>
        <w:tc>
          <w:tcPr>
            <w:tcW w:w="1845" w:type="dxa"/>
          </w:tcPr>
          <w:p w14:paraId="72B9F222" w14:textId="772B3DA8" w:rsidR="18FE9D56" w:rsidRPr="000C18E8" w:rsidRDefault="18FE9D56" w:rsidP="18FE9D56">
            <w:pPr>
              <w:rPr>
                <w:strike/>
              </w:rPr>
            </w:pPr>
            <w:r w:rsidRPr="000C18E8">
              <w:rPr>
                <w:rFonts w:eastAsia="Aptos" w:cs="Aptos"/>
                <w:strike/>
              </w:rPr>
              <w:t>SEC_COILB_N</w:t>
            </w:r>
          </w:p>
        </w:tc>
        <w:tc>
          <w:tcPr>
            <w:tcW w:w="3960" w:type="dxa"/>
          </w:tcPr>
          <w:p w14:paraId="1FF217FD" w14:textId="111C3D26" w:rsidR="18FE9D56" w:rsidRPr="000C18E8" w:rsidRDefault="18FE9D56" w:rsidP="18FE9D56">
            <w:pPr>
              <w:rPr>
                <w:strike/>
              </w:rPr>
            </w:pPr>
            <w:r w:rsidRPr="000C18E8">
              <w:rPr>
                <w:rFonts w:eastAsia="Aptos" w:cs="Aptos"/>
                <w:strike/>
              </w:rPr>
              <w:t>Stepper motor secondary coil B -</w:t>
            </w:r>
          </w:p>
        </w:tc>
        <w:tc>
          <w:tcPr>
            <w:tcW w:w="1245" w:type="dxa"/>
            <w:vAlign w:val="center"/>
          </w:tcPr>
          <w:p w14:paraId="39CA9B53" w14:textId="3F408B0F" w:rsidR="18FE9D56" w:rsidRPr="000C18E8" w:rsidRDefault="18FE9D56" w:rsidP="18FE9D56">
            <w:pPr>
              <w:jc w:val="center"/>
              <w:rPr>
                <w:strike/>
              </w:rPr>
            </w:pPr>
            <w:r w:rsidRPr="000C18E8">
              <w:rPr>
                <w:rFonts w:eastAsia="Aptos" w:cs="Aptos"/>
                <w:strike/>
              </w:rPr>
              <w:t>Pair 4</w:t>
            </w:r>
            <w:commentRangeEnd w:id="107"/>
            <w:r w:rsidR="000C18E8" w:rsidRPr="000C18E8">
              <w:rPr>
                <w:rStyle w:val="CommentReference"/>
                <w:strike/>
              </w:rPr>
              <w:commentReference w:id="107"/>
            </w:r>
          </w:p>
        </w:tc>
        <w:tc>
          <w:tcPr>
            <w:tcW w:w="1432" w:type="dxa"/>
            <w:vMerge/>
          </w:tcPr>
          <w:p w14:paraId="41A7C92A" w14:textId="54C1E296" w:rsidR="004D1D39" w:rsidRDefault="004D1D39" w:rsidP="004D1D39"/>
        </w:tc>
      </w:tr>
      <w:tr w:rsidR="004D1D39" w14:paraId="2063ED92" w14:textId="3622691D" w:rsidTr="18FE9D56">
        <w:tc>
          <w:tcPr>
            <w:tcW w:w="751" w:type="dxa"/>
          </w:tcPr>
          <w:p w14:paraId="0BCD9BAD" w14:textId="349DB083" w:rsidR="004D1D39" w:rsidRDefault="004D1D39" w:rsidP="004D1D39">
            <w:r>
              <w:t>8</w:t>
            </w:r>
          </w:p>
        </w:tc>
        <w:tc>
          <w:tcPr>
            <w:tcW w:w="662" w:type="dxa"/>
          </w:tcPr>
          <w:p w14:paraId="69D9E86E" w14:textId="77777777" w:rsidR="004D1D39" w:rsidRDefault="004D1D39" w:rsidP="004D1D39"/>
        </w:tc>
        <w:tc>
          <w:tcPr>
            <w:tcW w:w="1845" w:type="dxa"/>
          </w:tcPr>
          <w:p w14:paraId="0DD2339D" w14:textId="68075F6B" w:rsidR="18FE9D56" w:rsidRDefault="18FE9D56" w:rsidP="18FE9D56">
            <w:r w:rsidRPr="18FE9D56">
              <w:rPr>
                <w:rFonts w:eastAsia="Aptos" w:cs="Aptos"/>
              </w:rPr>
              <w:t>PRIM_COILA_N</w:t>
            </w:r>
          </w:p>
        </w:tc>
        <w:tc>
          <w:tcPr>
            <w:tcW w:w="3960" w:type="dxa"/>
          </w:tcPr>
          <w:p w14:paraId="35BDA753" w14:textId="26554B1E" w:rsidR="18FE9D56" w:rsidRDefault="18FE9D56" w:rsidP="18FE9D56">
            <w:r w:rsidRPr="18FE9D56">
              <w:rPr>
                <w:rFonts w:eastAsia="Aptos" w:cs="Aptos"/>
              </w:rPr>
              <w:t>Stepper motor primary coil A -</w:t>
            </w:r>
          </w:p>
        </w:tc>
        <w:tc>
          <w:tcPr>
            <w:tcW w:w="1245" w:type="dxa"/>
            <w:vAlign w:val="center"/>
          </w:tcPr>
          <w:p w14:paraId="0342900E" w14:textId="051CB33B" w:rsidR="18FE9D56" w:rsidRDefault="18FE9D56" w:rsidP="18FE9D56">
            <w:pPr>
              <w:jc w:val="center"/>
            </w:pPr>
            <w:r w:rsidRPr="18FE9D56">
              <w:rPr>
                <w:rFonts w:eastAsia="Aptos" w:cs="Aptos"/>
              </w:rPr>
              <w:t>Pair 3</w:t>
            </w:r>
          </w:p>
        </w:tc>
        <w:tc>
          <w:tcPr>
            <w:tcW w:w="1432" w:type="dxa"/>
            <w:vMerge/>
          </w:tcPr>
          <w:p w14:paraId="61273F65" w14:textId="5FF6A1FD" w:rsidR="004D1D39" w:rsidRDefault="004D1D39" w:rsidP="004D1D39"/>
        </w:tc>
      </w:tr>
      <w:tr w:rsidR="004D1D39" w14:paraId="6038CDCB" w14:textId="5CF0AF97" w:rsidTr="18FE9D56">
        <w:tc>
          <w:tcPr>
            <w:tcW w:w="751" w:type="dxa"/>
          </w:tcPr>
          <w:p w14:paraId="245054E0" w14:textId="77777777" w:rsidR="004D1D39" w:rsidRDefault="004D1D39" w:rsidP="004D1D39"/>
        </w:tc>
        <w:tc>
          <w:tcPr>
            <w:tcW w:w="662" w:type="dxa"/>
          </w:tcPr>
          <w:p w14:paraId="38D4DCC8" w14:textId="20DB7573" w:rsidR="004D1D39" w:rsidRPr="000C18E8" w:rsidRDefault="004D1D39" w:rsidP="004D1D39">
            <w:pPr>
              <w:rPr>
                <w:strike/>
              </w:rPr>
            </w:pPr>
            <w:r w:rsidRPr="000C18E8">
              <w:rPr>
                <w:strike/>
              </w:rPr>
              <w:t>18</w:t>
            </w:r>
          </w:p>
        </w:tc>
        <w:tc>
          <w:tcPr>
            <w:tcW w:w="1845" w:type="dxa"/>
          </w:tcPr>
          <w:p w14:paraId="49D62E23" w14:textId="2060EA8B" w:rsidR="18FE9D56" w:rsidRPr="000C18E8" w:rsidRDefault="18FE9D56" w:rsidP="18FE9D56">
            <w:pPr>
              <w:rPr>
                <w:strike/>
              </w:rPr>
            </w:pPr>
            <w:commentRangeStart w:id="108"/>
            <w:r w:rsidRPr="000C18E8">
              <w:rPr>
                <w:rFonts w:eastAsia="Aptos" w:cs="Aptos"/>
                <w:strike/>
              </w:rPr>
              <w:t>SEC_COILA_N</w:t>
            </w:r>
          </w:p>
        </w:tc>
        <w:tc>
          <w:tcPr>
            <w:tcW w:w="3960" w:type="dxa"/>
          </w:tcPr>
          <w:p w14:paraId="15D94153" w14:textId="04DD504E" w:rsidR="18FE9D56" w:rsidRPr="000C18E8" w:rsidRDefault="18FE9D56" w:rsidP="18FE9D56">
            <w:pPr>
              <w:rPr>
                <w:strike/>
              </w:rPr>
            </w:pPr>
            <w:r w:rsidRPr="000C18E8">
              <w:rPr>
                <w:rFonts w:eastAsia="Aptos" w:cs="Aptos"/>
                <w:strike/>
              </w:rPr>
              <w:t>Stepper motor secondary coil A -</w:t>
            </w:r>
          </w:p>
        </w:tc>
        <w:tc>
          <w:tcPr>
            <w:tcW w:w="1245" w:type="dxa"/>
            <w:vAlign w:val="center"/>
          </w:tcPr>
          <w:p w14:paraId="25990E57" w14:textId="065406AA" w:rsidR="18FE9D56" w:rsidRPr="000C18E8" w:rsidRDefault="18FE9D56" w:rsidP="18FE9D56">
            <w:pPr>
              <w:jc w:val="center"/>
              <w:rPr>
                <w:strike/>
              </w:rPr>
            </w:pPr>
            <w:r w:rsidRPr="000C18E8">
              <w:rPr>
                <w:rFonts w:eastAsia="Aptos" w:cs="Aptos"/>
                <w:strike/>
              </w:rPr>
              <w:t>Pair 2</w:t>
            </w:r>
            <w:commentRangeEnd w:id="108"/>
            <w:r w:rsidR="000C18E8" w:rsidRPr="000C18E8">
              <w:rPr>
                <w:rStyle w:val="CommentReference"/>
                <w:strike/>
              </w:rPr>
              <w:commentReference w:id="108"/>
            </w:r>
          </w:p>
        </w:tc>
        <w:tc>
          <w:tcPr>
            <w:tcW w:w="1432" w:type="dxa"/>
            <w:vMerge/>
          </w:tcPr>
          <w:p w14:paraId="188D0DFF" w14:textId="3CF9C9E5" w:rsidR="004D1D39" w:rsidRDefault="004D1D39" w:rsidP="004D1D39"/>
        </w:tc>
      </w:tr>
      <w:tr w:rsidR="004D1D39" w14:paraId="5CEDEB07" w14:textId="3288D0F7" w:rsidTr="18FE9D56">
        <w:tc>
          <w:tcPr>
            <w:tcW w:w="751" w:type="dxa"/>
          </w:tcPr>
          <w:p w14:paraId="3FA5CBC0" w14:textId="2E5E5E56" w:rsidR="004D1D39" w:rsidRDefault="004D1D39" w:rsidP="004D1D39">
            <w:r>
              <w:t>9</w:t>
            </w:r>
          </w:p>
        </w:tc>
        <w:tc>
          <w:tcPr>
            <w:tcW w:w="662" w:type="dxa"/>
          </w:tcPr>
          <w:p w14:paraId="56864D95" w14:textId="77777777" w:rsidR="004D1D39" w:rsidRDefault="004D1D39" w:rsidP="004D1D39"/>
        </w:tc>
        <w:tc>
          <w:tcPr>
            <w:tcW w:w="1845" w:type="dxa"/>
          </w:tcPr>
          <w:p w14:paraId="0F8D74C7" w14:textId="11C15B46" w:rsidR="18FE9D56" w:rsidRDefault="18FE9D56" w:rsidP="18FE9D56">
            <w:r w:rsidRPr="18FE9D56">
              <w:rPr>
                <w:rFonts w:eastAsia="Aptos" w:cs="Aptos"/>
              </w:rPr>
              <w:t>PRIM_COILB_N</w:t>
            </w:r>
          </w:p>
        </w:tc>
        <w:tc>
          <w:tcPr>
            <w:tcW w:w="3960" w:type="dxa"/>
          </w:tcPr>
          <w:p w14:paraId="10C8D1E5" w14:textId="6F7D9CF4" w:rsidR="18FE9D56" w:rsidRDefault="18FE9D56" w:rsidP="18FE9D56">
            <w:r w:rsidRPr="18FE9D56">
              <w:rPr>
                <w:rFonts w:eastAsia="Aptos" w:cs="Aptos"/>
              </w:rPr>
              <w:t>Stepper motor primary coil B -</w:t>
            </w:r>
          </w:p>
        </w:tc>
        <w:tc>
          <w:tcPr>
            <w:tcW w:w="1245" w:type="dxa"/>
            <w:vAlign w:val="center"/>
          </w:tcPr>
          <w:p w14:paraId="1A42D9ED" w14:textId="380A62AC" w:rsidR="18FE9D56" w:rsidRDefault="18FE9D56" w:rsidP="18FE9D56">
            <w:pPr>
              <w:jc w:val="center"/>
            </w:pPr>
            <w:r w:rsidRPr="18FE9D56">
              <w:rPr>
                <w:rFonts w:eastAsia="Aptos" w:cs="Aptos"/>
              </w:rPr>
              <w:t>Pair 5</w:t>
            </w:r>
          </w:p>
        </w:tc>
        <w:tc>
          <w:tcPr>
            <w:tcW w:w="1432" w:type="dxa"/>
            <w:vMerge/>
          </w:tcPr>
          <w:p w14:paraId="45C5585D" w14:textId="09A4DD29" w:rsidR="004D1D39" w:rsidRDefault="004D1D39" w:rsidP="004D1D39"/>
        </w:tc>
      </w:tr>
      <w:tr w:rsidR="004D1D39" w14:paraId="3CCD3C06" w14:textId="729BC611" w:rsidTr="18FE9D56">
        <w:tc>
          <w:tcPr>
            <w:tcW w:w="751" w:type="dxa"/>
          </w:tcPr>
          <w:p w14:paraId="37F3D846" w14:textId="77777777" w:rsidR="004D1D39" w:rsidRDefault="004D1D39" w:rsidP="004D1D39"/>
        </w:tc>
        <w:tc>
          <w:tcPr>
            <w:tcW w:w="662" w:type="dxa"/>
          </w:tcPr>
          <w:p w14:paraId="20BCB62C" w14:textId="03B2D8B2" w:rsidR="004D1D39" w:rsidRPr="000C18E8" w:rsidRDefault="004D1D39" w:rsidP="004D1D39">
            <w:pPr>
              <w:rPr>
                <w:strike/>
              </w:rPr>
            </w:pPr>
            <w:commentRangeStart w:id="109"/>
            <w:r w:rsidRPr="000C18E8">
              <w:rPr>
                <w:strike/>
              </w:rPr>
              <w:t>19</w:t>
            </w:r>
          </w:p>
        </w:tc>
        <w:tc>
          <w:tcPr>
            <w:tcW w:w="1845" w:type="dxa"/>
          </w:tcPr>
          <w:p w14:paraId="02A56711" w14:textId="1C708EAF" w:rsidR="004D1D39" w:rsidRPr="000C18E8" w:rsidRDefault="7FA85F5A" w:rsidP="18FE9D56">
            <w:pPr>
              <w:rPr>
                <w:strike/>
              </w:rPr>
            </w:pPr>
            <w:r w:rsidRPr="000C18E8">
              <w:rPr>
                <w:rFonts w:eastAsia="Aptos" w:cs="Aptos"/>
                <w:strike/>
              </w:rPr>
              <w:t>SEC_COILA_P</w:t>
            </w:r>
          </w:p>
        </w:tc>
        <w:tc>
          <w:tcPr>
            <w:tcW w:w="3960" w:type="dxa"/>
          </w:tcPr>
          <w:p w14:paraId="1E6FA9AE" w14:textId="7BAB6DDE" w:rsidR="004D1D39" w:rsidRPr="000C18E8" w:rsidRDefault="7FA85F5A" w:rsidP="004D1D39">
            <w:pPr>
              <w:rPr>
                <w:strike/>
              </w:rPr>
            </w:pPr>
            <w:r w:rsidRPr="000C18E8">
              <w:rPr>
                <w:strike/>
              </w:rPr>
              <w:t>Stepper motor secondary coil A+</w:t>
            </w:r>
          </w:p>
        </w:tc>
        <w:tc>
          <w:tcPr>
            <w:tcW w:w="1245" w:type="dxa"/>
            <w:vAlign w:val="center"/>
          </w:tcPr>
          <w:p w14:paraId="5EFCF7E2" w14:textId="2EFECCAA" w:rsidR="004D1D39" w:rsidRPr="000C18E8" w:rsidRDefault="51B46DD2" w:rsidP="18FE9D56">
            <w:pPr>
              <w:jc w:val="center"/>
              <w:rPr>
                <w:strike/>
              </w:rPr>
            </w:pPr>
            <w:r w:rsidRPr="000C18E8">
              <w:rPr>
                <w:rFonts w:eastAsia="Aptos" w:cs="Aptos"/>
                <w:strike/>
              </w:rPr>
              <w:t>Pair 2</w:t>
            </w:r>
            <w:commentRangeEnd w:id="109"/>
            <w:r w:rsidR="000C18E8" w:rsidRPr="000C18E8">
              <w:rPr>
                <w:rStyle w:val="CommentReference"/>
                <w:strike/>
              </w:rPr>
              <w:commentReference w:id="109"/>
            </w:r>
          </w:p>
        </w:tc>
        <w:tc>
          <w:tcPr>
            <w:tcW w:w="1432" w:type="dxa"/>
            <w:vMerge/>
          </w:tcPr>
          <w:p w14:paraId="5D0A6B77" w14:textId="4E5CF3AC" w:rsidR="004D1D39" w:rsidRDefault="004D1D39" w:rsidP="004D1D39"/>
        </w:tc>
      </w:tr>
      <w:tr w:rsidR="004D1D39" w14:paraId="0DC72019" w14:textId="309E0F4C" w:rsidTr="18FE9D56">
        <w:tc>
          <w:tcPr>
            <w:tcW w:w="751" w:type="dxa"/>
          </w:tcPr>
          <w:p w14:paraId="4EFCC6B3" w14:textId="13565CC4" w:rsidR="004D1D39" w:rsidRDefault="004D1D39" w:rsidP="004D1D39">
            <w:r>
              <w:t>10</w:t>
            </w:r>
          </w:p>
        </w:tc>
        <w:tc>
          <w:tcPr>
            <w:tcW w:w="662" w:type="dxa"/>
          </w:tcPr>
          <w:p w14:paraId="525F9446" w14:textId="77777777" w:rsidR="004D1D39" w:rsidRDefault="004D1D39" w:rsidP="004D1D39"/>
        </w:tc>
        <w:tc>
          <w:tcPr>
            <w:tcW w:w="1845" w:type="dxa"/>
          </w:tcPr>
          <w:p w14:paraId="7BFA3874" w14:textId="19242C9E" w:rsidR="18FE9D56" w:rsidRDefault="18FE9D56" w:rsidP="18FE9D56">
            <w:r w:rsidRPr="18FE9D56">
              <w:rPr>
                <w:rFonts w:eastAsia="Aptos" w:cs="Aptos"/>
              </w:rPr>
              <w:t>PRIM_COILB_P</w:t>
            </w:r>
          </w:p>
        </w:tc>
        <w:tc>
          <w:tcPr>
            <w:tcW w:w="3960" w:type="dxa"/>
          </w:tcPr>
          <w:p w14:paraId="7D3C1736" w14:textId="3935A4A0" w:rsidR="18FE9D56" w:rsidRDefault="18FE9D56" w:rsidP="18FE9D56">
            <w:r w:rsidRPr="18FE9D56">
              <w:rPr>
                <w:rFonts w:eastAsia="Aptos" w:cs="Aptos"/>
              </w:rPr>
              <w:t>Stepper motor primary coil B +</w:t>
            </w:r>
          </w:p>
        </w:tc>
        <w:tc>
          <w:tcPr>
            <w:tcW w:w="1245" w:type="dxa"/>
            <w:vAlign w:val="center"/>
          </w:tcPr>
          <w:p w14:paraId="47B87CA8" w14:textId="6F576DFA" w:rsidR="18FE9D56" w:rsidRDefault="18FE9D56" w:rsidP="18FE9D56">
            <w:pPr>
              <w:jc w:val="center"/>
            </w:pPr>
            <w:r w:rsidRPr="18FE9D56">
              <w:rPr>
                <w:rFonts w:eastAsia="Aptos" w:cs="Aptos"/>
              </w:rPr>
              <w:t>Pair 5</w:t>
            </w:r>
          </w:p>
        </w:tc>
        <w:tc>
          <w:tcPr>
            <w:tcW w:w="1432" w:type="dxa"/>
            <w:vMerge/>
          </w:tcPr>
          <w:p w14:paraId="3ABD9433" w14:textId="2C20D509" w:rsidR="004D1D39" w:rsidRDefault="004D1D39" w:rsidP="004D1D39"/>
        </w:tc>
      </w:tr>
    </w:tbl>
    <w:p w14:paraId="1BF35326" w14:textId="72F383D8" w:rsidR="000815B5" w:rsidRDefault="00410F88" w:rsidP="008619BE">
      <w:r>
        <w:tab/>
      </w:r>
    </w:p>
    <w:p w14:paraId="79C02CFA" w14:textId="270C7E5C" w:rsidR="004570B1" w:rsidRDefault="004570B1" w:rsidP="004570B1">
      <w:pPr>
        <w:pStyle w:val="Heading2"/>
        <w:numPr>
          <w:ilvl w:val="1"/>
          <w:numId w:val="23"/>
        </w:numPr>
      </w:pPr>
      <w:bookmarkStart w:id="110" w:name="_Toc201160802"/>
      <w:r>
        <w:t xml:space="preserve">Focusing Mechanism </w:t>
      </w:r>
      <w:r w:rsidR="00147F19">
        <w:t>Harness</w:t>
      </w:r>
      <w:bookmarkEnd w:id="110"/>
      <w:r>
        <w:br/>
      </w:r>
    </w:p>
    <w:p w14:paraId="697478D6" w14:textId="51648861" w:rsidR="00F6430E" w:rsidRDefault="001C417D" w:rsidP="00541317">
      <w:pPr>
        <w:ind w:left="720"/>
        <w:jc w:val="both"/>
      </w:pPr>
      <w:r>
        <w:t>The</w:t>
      </w:r>
      <w:r w:rsidR="00090DA6">
        <w:t xml:space="preserve"> harness </w:t>
      </w:r>
      <w:r w:rsidR="00210417">
        <w:t xml:space="preserve">between J6 and </w:t>
      </w:r>
      <w:r w:rsidR="00B87489">
        <w:t xml:space="preserve">the </w:t>
      </w:r>
      <w:r w:rsidR="004570B1">
        <w:t xml:space="preserve">LVDT </w:t>
      </w:r>
      <w:r w:rsidR="00210417">
        <w:t>and stepper motor</w:t>
      </w:r>
      <w:r w:rsidR="00D85C35">
        <w:t xml:space="preserve"> </w:t>
      </w:r>
      <w:r w:rsidR="00901D3E">
        <w:t xml:space="preserve">is illustrated below in </w:t>
      </w:r>
      <w:r w:rsidR="003F717B" w:rsidRPr="0046658C">
        <w:rPr>
          <w:iCs/>
        </w:rPr>
        <w:fldChar w:fldCharType="begin"/>
      </w:r>
      <w:r w:rsidR="003F717B" w:rsidRPr="0046658C">
        <w:rPr>
          <w:iCs/>
        </w:rPr>
        <w:instrText xml:space="preserve"> REF _Ref198133389 \h </w:instrText>
      </w:r>
      <w:r w:rsidR="0046658C" w:rsidRPr="0046658C">
        <w:rPr>
          <w:iCs/>
        </w:rPr>
        <w:instrText xml:space="preserve"> \* MERGEFORMAT </w:instrText>
      </w:r>
      <w:r w:rsidR="003F717B" w:rsidRPr="0046658C">
        <w:rPr>
          <w:iCs/>
        </w:rPr>
      </w:r>
      <w:r w:rsidR="003F717B" w:rsidRPr="0046658C">
        <w:rPr>
          <w:iCs/>
        </w:rPr>
        <w:fldChar w:fldCharType="separate"/>
      </w:r>
      <w:r w:rsidR="003F717B" w:rsidRPr="0046658C">
        <w:rPr>
          <w:iCs/>
        </w:rPr>
        <w:t xml:space="preserve">Figure </w:t>
      </w:r>
      <w:r w:rsidR="003F717B" w:rsidRPr="0046658C">
        <w:rPr>
          <w:iCs/>
          <w:noProof/>
        </w:rPr>
        <w:t>7</w:t>
      </w:r>
      <w:r w:rsidR="003F717B" w:rsidRPr="0046658C">
        <w:rPr>
          <w:iCs/>
        </w:rPr>
        <w:noBreakHyphen/>
      </w:r>
      <w:r w:rsidR="003F717B" w:rsidRPr="0046658C">
        <w:rPr>
          <w:iCs/>
          <w:noProof/>
        </w:rPr>
        <w:t>1</w:t>
      </w:r>
      <w:r w:rsidR="003F717B" w:rsidRPr="0046658C">
        <w:fldChar w:fldCharType="end"/>
      </w:r>
      <w:r w:rsidR="00F6430E">
        <w:t>.</w:t>
      </w:r>
    </w:p>
    <w:p w14:paraId="3BCEEE42" w14:textId="77777777" w:rsidR="00245B5D" w:rsidRDefault="00F9463C" w:rsidP="00541317">
      <w:pPr>
        <w:ind w:left="720"/>
        <w:jc w:val="both"/>
      </w:pPr>
      <w:r>
        <w:t>It</w:t>
      </w:r>
      <w:r w:rsidR="0046658C">
        <w:t xml:space="preserve"> </w:t>
      </w:r>
      <w:r w:rsidR="00090DA6">
        <w:t>contains multiple shields f</w:t>
      </w:r>
      <w:r w:rsidR="002503E3">
        <w:t xml:space="preserve">or protecting the sensitive LVDT circuitry from the </w:t>
      </w:r>
      <w:r w:rsidR="00DA2A0A">
        <w:t>noise in the environment and that generated by the motor driver/coils.</w:t>
      </w:r>
    </w:p>
    <w:p w14:paraId="1E39F9AC" w14:textId="339FD1C9" w:rsidR="00B766A7" w:rsidRDefault="00B766A7" w:rsidP="00541317">
      <w:pPr>
        <w:ind w:left="720"/>
        <w:jc w:val="both"/>
      </w:pPr>
      <w:r>
        <w:t xml:space="preserve">LVDT Secondary negative wires </w:t>
      </w:r>
      <w:r w:rsidR="00407D77">
        <w:t xml:space="preserve">(blue and green wires) should be shorted </w:t>
      </w:r>
      <w:r w:rsidR="002863F2">
        <w:t>close to the LVDT housing.</w:t>
      </w:r>
    </w:p>
    <w:p w14:paraId="1DE353FC" w14:textId="47C7171F" w:rsidR="002B2C53" w:rsidRDefault="00B175C5" w:rsidP="00541317">
      <w:pPr>
        <w:ind w:left="720"/>
        <w:jc w:val="both"/>
      </w:pPr>
      <w:r>
        <w:t>For</w:t>
      </w:r>
      <w:r w:rsidR="00235CD5">
        <w:t xml:space="preserve"> this </w:t>
      </w:r>
      <w:proofErr w:type="gramStart"/>
      <w:r w:rsidR="00235CD5">
        <w:t>purpose</w:t>
      </w:r>
      <w:proofErr w:type="gramEnd"/>
      <w:r w:rsidR="00235CD5">
        <w:t xml:space="preserve"> the primary and secondary coils of the LVDT are individually </w:t>
      </w:r>
      <w:r w:rsidR="00D44243">
        <w:t xml:space="preserve">shielded </w:t>
      </w:r>
      <w:r w:rsidR="00E61032">
        <w:t xml:space="preserve">and terminated </w:t>
      </w:r>
      <w:r w:rsidR="00865905">
        <w:t>with</w:t>
      </w:r>
      <w:r w:rsidR="00E61032">
        <w:t xml:space="preserve"> drain wires </w:t>
      </w:r>
      <w:r w:rsidR="00626921">
        <w:t xml:space="preserve">to shielded pins </w:t>
      </w:r>
      <w:r w:rsidR="00E61032">
        <w:t>in the harness connector</w:t>
      </w:r>
      <w:r w:rsidR="00626921">
        <w:t>,</w:t>
      </w:r>
      <w:r w:rsidR="00E61032">
        <w:t xml:space="preserve"> and to grounding lugs near the LVDT housing.</w:t>
      </w:r>
    </w:p>
    <w:p w14:paraId="539C1296" w14:textId="77777777" w:rsidR="00BE116A" w:rsidRDefault="00E61032" w:rsidP="00541317">
      <w:pPr>
        <w:ind w:left="720"/>
        <w:jc w:val="both"/>
      </w:pPr>
      <w:r>
        <w:t>The motor coils also have a shield which is similarly tied off.</w:t>
      </w:r>
    </w:p>
    <w:p w14:paraId="253F09EA" w14:textId="3B0F5E79" w:rsidR="00E61032" w:rsidRDefault="00E61032" w:rsidP="00541317">
      <w:pPr>
        <w:ind w:left="720"/>
        <w:jc w:val="both"/>
        <w:rPr>
          <w:noProof/>
        </w:rPr>
      </w:pPr>
      <w:r>
        <w:t>To provide complete shield coverage at the harness connector</w:t>
      </w:r>
      <w:r w:rsidR="005A3B60">
        <w:t>,</w:t>
      </w:r>
      <w:r>
        <w:t xml:space="preserve"> a short </w:t>
      </w:r>
      <w:proofErr w:type="spellStart"/>
      <w:r>
        <w:t>overshield</w:t>
      </w:r>
      <w:proofErr w:type="spellEnd"/>
      <w:r>
        <w:t xml:space="preserve"> is specified which attaches to the </w:t>
      </w:r>
      <w:proofErr w:type="spellStart"/>
      <w:r>
        <w:t>backshell</w:t>
      </w:r>
      <w:proofErr w:type="spellEnd"/>
      <w:r>
        <w:t xml:space="preserve"> of the connector and makes contact to the 3 shield bundles inside of it</w:t>
      </w:r>
      <w:r w:rsidR="00D27205">
        <w:t xml:space="preserve">, covering the exposed region of the </w:t>
      </w:r>
      <w:r w:rsidR="00264323">
        <w:t xml:space="preserve">wires and providing a low impedance path to the connector </w:t>
      </w:r>
      <w:r w:rsidR="006D6963">
        <w:t>shell</w:t>
      </w:r>
      <w:r>
        <w:t xml:space="preserve">. </w:t>
      </w:r>
    </w:p>
    <w:p w14:paraId="3B885B4D" w14:textId="2D92684C" w:rsidR="006D6963" w:rsidRDefault="00E61032" w:rsidP="006D6963">
      <w:pPr>
        <w:ind w:left="720"/>
      </w:pPr>
      <w:r w:rsidRPr="00E61032">
        <w:rPr>
          <w:noProof/>
        </w:rPr>
        <w:drawing>
          <wp:inline distT="0" distB="0" distL="0" distR="0" wp14:anchorId="6F198F2B" wp14:editId="78355024">
            <wp:extent cx="6268720" cy="2736602"/>
            <wp:effectExtent l="0" t="0" r="0" b="6985"/>
            <wp:docPr id="1300322314" name="Picture 1" descr="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22314" name="Picture 1" descr="Line chart&#10;&#10;AI-generated content may be incorrect."/>
                    <pic:cNvPicPr/>
                  </pic:nvPicPr>
                  <pic:blipFill>
                    <a:blip r:embed="rId21"/>
                    <a:stretch>
                      <a:fillRect/>
                    </a:stretch>
                  </pic:blipFill>
                  <pic:spPr>
                    <a:xfrm>
                      <a:off x="0" y="0"/>
                      <a:ext cx="6277765" cy="2740551"/>
                    </a:xfrm>
                    <a:prstGeom prst="rect">
                      <a:avLst/>
                    </a:prstGeom>
                  </pic:spPr>
                </pic:pic>
              </a:graphicData>
            </a:graphic>
          </wp:inline>
        </w:drawing>
      </w:r>
      <w:r w:rsidR="00090DA6">
        <w:t xml:space="preserve"> </w:t>
      </w:r>
    </w:p>
    <w:p w14:paraId="3E716A45" w14:textId="5A0B159F" w:rsidR="00AD766A" w:rsidRPr="000D6602" w:rsidRDefault="00AD766A" w:rsidP="000D6602">
      <w:pPr>
        <w:spacing w:after="200" w:line="240" w:lineRule="auto"/>
        <w:jc w:val="center"/>
        <w:rPr>
          <w:i/>
          <w:sz w:val="18"/>
          <w:szCs w:val="18"/>
        </w:rPr>
      </w:pPr>
      <w:bookmarkStart w:id="111" w:name="_Ref198133389"/>
      <w:bookmarkStart w:id="112" w:name="_Toc201160805"/>
      <w:r w:rsidRPr="00936338">
        <w:rPr>
          <w:i/>
          <w:sz w:val="18"/>
          <w:szCs w:val="18"/>
        </w:rPr>
        <w:t xml:space="preserve">Figure </w:t>
      </w:r>
      <w:r w:rsidRPr="00936338">
        <w:rPr>
          <w:i/>
          <w:sz w:val="18"/>
          <w:szCs w:val="18"/>
        </w:rPr>
        <w:fldChar w:fldCharType="begin"/>
      </w:r>
      <w:r w:rsidRPr="00936338">
        <w:rPr>
          <w:i/>
          <w:sz w:val="18"/>
          <w:szCs w:val="18"/>
        </w:rPr>
        <w:instrText xml:space="preserve"> STYLEREF 1 \s </w:instrText>
      </w:r>
      <w:r w:rsidRPr="00936338">
        <w:rPr>
          <w:i/>
          <w:sz w:val="18"/>
          <w:szCs w:val="18"/>
        </w:rPr>
        <w:fldChar w:fldCharType="separate"/>
      </w:r>
      <w:r w:rsidR="00DA4BA7">
        <w:rPr>
          <w:i/>
          <w:noProof/>
          <w:sz w:val="18"/>
          <w:szCs w:val="18"/>
        </w:rPr>
        <w:t>7</w:t>
      </w:r>
      <w:r w:rsidRPr="00936338">
        <w:rPr>
          <w:i/>
          <w:sz w:val="18"/>
          <w:szCs w:val="18"/>
        </w:rPr>
        <w:fldChar w:fldCharType="end"/>
      </w:r>
      <w:r w:rsidRPr="00936338">
        <w:rPr>
          <w:i/>
          <w:sz w:val="18"/>
          <w:szCs w:val="18"/>
        </w:rPr>
        <w:noBreakHyphen/>
      </w:r>
      <w:r w:rsidRPr="00936338">
        <w:rPr>
          <w:i/>
          <w:sz w:val="18"/>
          <w:szCs w:val="18"/>
        </w:rPr>
        <w:fldChar w:fldCharType="begin"/>
      </w:r>
      <w:r w:rsidRPr="00936338">
        <w:rPr>
          <w:i/>
          <w:sz w:val="18"/>
          <w:szCs w:val="18"/>
        </w:rPr>
        <w:instrText xml:space="preserve"> SEQ Figure \* ARABIC \s 1 </w:instrText>
      </w:r>
      <w:r w:rsidRPr="00936338">
        <w:rPr>
          <w:i/>
          <w:sz w:val="18"/>
          <w:szCs w:val="18"/>
        </w:rPr>
        <w:fldChar w:fldCharType="separate"/>
      </w:r>
      <w:r>
        <w:rPr>
          <w:i/>
          <w:noProof/>
          <w:sz w:val="18"/>
          <w:szCs w:val="18"/>
        </w:rPr>
        <w:t>1</w:t>
      </w:r>
      <w:r w:rsidRPr="00936338">
        <w:rPr>
          <w:i/>
          <w:sz w:val="18"/>
          <w:szCs w:val="18"/>
        </w:rPr>
        <w:fldChar w:fldCharType="end"/>
      </w:r>
      <w:bookmarkEnd w:id="111"/>
      <w:r w:rsidRPr="00936338">
        <w:rPr>
          <w:i/>
          <w:sz w:val="18"/>
          <w:szCs w:val="18"/>
        </w:rPr>
        <w:t xml:space="preserve">: </w:t>
      </w:r>
      <w:r w:rsidR="00BF4810">
        <w:rPr>
          <w:i/>
          <w:sz w:val="18"/>
          <w:szCs w:val="18"/>
        </w:rPr>
        <w:t xml:space="preserve">Focusing mechanism </w:t>
      </w:r>
      <w:r w:rsidR="00DA4BA7">
        <w:rPr>
          <w:i/>
          <w:sz w:val="18"/>
          <w:szCs w:val="18"/>
        </w:rPr>
        <w:t>harness illustration</w:t>
      </w:r>
      <w:bookmarkEnd w:id="112"/>
    </w:p>
    <w:p w14:paraId="54D666F2" w14:textId="77777777" w:rsidR="002D34B2" w:rsidRPr="002D34B2" w:rsidRDefault="002D34B2" w:rsidP="00F70EDE">
      <w:pPr>
        <w:spacing w:after="200" w:line="240" w:lineRule="auto"/>
        <w:rPr>
          <w:iCs/>
          <w:sz w:val="18"/>
          <w:szCs w:val="18"/>
        </w:rPr>
      </w:pPr>
    </w:p>
    <w:p w14:paraId="792370A3" w14:textId="6A4DFADA" w:rsidR="006D6963" w:rsidRDefault="006D6963" w:rsidP="006D6963">
      <w:pPr>
        <w:pStyle w:val="Heading2"/>
        <w:numPr>
          <w:ilvl w:val="1"/>
          <w:numId w:val="23"/>
        </w:numPr>
      </w:pPr>
      <w:bookmarkStart w:id="113" w:name="_Toc201160803"/>
      <w:r>
        <w:t>J</w:t>
      </w:r>
      <w:r w:rsidR="001D3C73">
        <w:t>7</w:t>
      </w:r>
      <w:r>
        <w:t xml:space="preserve">: </w:t>
      </w:r>
      <w:r w:rsidR="001D3C73">
        <w:t>Sensor Board</w:t>
      </w:r>
      <w:r>
        <w:t xml:space="preserve"> Interface</w:t>
      </w:r>
      <w:bookmarkEnd w:id="113"/>
      <w:r>
        <w:t xml:space="preserve"> </w:t>
      </w:r>
      <w:r>
        <w:br/>
      </w:r>
    </w:p>
    <w:p w14:paraId="5FA50AFC" w14:textId="2AB1BA8A" w:rsidR="006D6963" w:rsidRDefault="001D3C73" w:rsidP="006D6963">
      <w:pPr>
        <w:ind w:firstLine="720"/>
        <w:jc w:val="both"/>
      </w:pPr>
      <w:r>
        <w:t>69</w:t>
      </w:r>
      <w:r w:rsidR="006D6963">
        <w:t xml:space="preserve"> pin </w:t>
      </w:r>
      <w:r w:rsidR="00D21DFB">
        <w:t xml:space="preserve">male </w:t>
      </w:r>
      <w:proofErr w:type="spellStart"/>
      <w:r w:rsidR="00D21DFB">
        <w:t>Omnetics</w:t>
      </w:r>
      <w:proofErr w:type="spellEnd"/>
      <w:r w:rsidR="00D21DFB">
        <w:t xml:space="preserve"> Nano-D </w:t>
      </w:r>
      <w:r w:rsidR="00935D73">
        <w:t>High speed connector</w:t>
      </w:r>
      <w:r w:rsidR="006D6963">
        <w:t>.</w:t>
      </w:r>
    </w:p>
    <w:p w14:paraId="59A3436E" w14:textId="57B8411A" w:rsidR="006D6963" w:rsidRDefault="006D6963" w:rsidP="006D6963">
      <w:pPr>
        <w:ind w:left="720"/>
        <w:jc w:val="both"/>
      </w:pPr>
      <w:r>
        <w:t>(</w:t>
      </w:r>
      <w:proofErr w:type="spellStart"/>
      <w:r w:rsidR="001F2E08">
        <w:t>Omnetics</w:t>
      </w:r>
      <w:proofErr w:type="spellEnd"/>
      <w:r w:rsidR="001F2E08">
        <w:t xml:space="preserve"> </w:t>
      </w:r>
      <w:r w:rsidR="001F2E08" w:rsidRPr="001F2E08">
        <w:t>A49256-001</w:t>
      </w:r>
      <w:r>
        <w:t>,</w:t>
      </w:r>
      <w:r w:rsidR="001F2E08">
        <w:t xml:space="preserve"> mating harness provided by Turion</w:t>
      </w:r>
      <w:r>
        <w:t>)</w:t>
      </w:r>
    </w:p>
    <w:p w14:paraId="22DA9A57" w14:textId="31F21816" w:rsidR="00F67C8F" w:rsidRPr="00F67C8F" w:rsidRDefault="00F67C8F" w:rsidP="00F67C8F">
      <w:pPr>
        <w:pStyle w:val="Caption"/>
        <w:keepNext/>
        <w:spacing w:after="0"/>
        <w:jc w:val="center"/>
        <w:rPr>
          <w:color w:val="auto"/>
        </w:rPr>
      </w:pPr>
      <w:bookmarkStart w:id="114" w:name="_Toc201160831"/>
      <w:r w:rsidRPr="003122F1">
        <w:rPr>
          <w:color w:val="auto"/>
        </w:rPr>
        <w:t xml:space="preserve">Table </w:t>
      </w:r>
      <w:r>
        <w:rPr>
          <w:color w:val="auto"/>
        </w:rPr>
        <w:fldChar w:fldCharType="begin"/>
      </w:r>
      <w:r>
        <w:rPr>
          <w:color w:val="auto"/>
        </w:rPr>
        <w:instrText xml:space="preserve"> STYLEREF 1 \s </w:instrText>
      </w:r>
      <w:r>
        <w:rPr>
          <w:color w:val="auto"/>
        </w:rPr>
        <w:fldChar w:fldCharType="separate"/>
      </w:r>
      <w:r>
        <w:rPr>
          <w:noProof/>
          <w:color w:val="auto"/>
        </w:rPr>
        <w:t>7</w:t>
      </w:r>
      <w:r>
        <w:rPr>
          <w:color w:val="auto"/>
        </w:rPr>
        <w:fldChar w:fldCharType="end"/>
      </w:r>
      <w:r>
        <w:rPr>
          <w:color w:val="auto"/>
        </w:rPr>
        <w:noBreakHyphen/>
      </w:r>
      <w:r>
        <w:rPr>
          <w:color w:val="auto"/>
        </w:rPr>
        <w:fldChar w:fldCharType="begin"/>
      </w:r>
      <w:r>
        <w:rPr>
          <w:color w:val="auto"/>
        </w:rPr>
        <w:instrText xml:space="preserve"> SEQ Table \* ARABIC \s 1 </w:instrText>
      </w:r>
      <w:r>
        <w:rPr>
          <w:color w:val="auto"/>
        </w:rPr>
        <w:fldChar w:fldCharType="separate"/>
      </w:r>
      <w:r>
        <w:rPr>
          <w:noProof/>
          <w:color w:val="auto"/>
        </w:rPr>
        <w:t>2</w:t>
      </w:r>
      <w:r>
        <w:rPr>
          <w:color w:val="auto"/>
        </w:rPr>
        <w:fldChar w:fldCharType="end"/>
      </w:r>
      <w:r w:rsidRPr="003122F1">
        <w:rPr>
          <w:color w:val="auto"/>
        </w:rPr>
        <w:t xml:space="preserve">: </w:t>
      </w:r>
      <w:r>
        <w:rPr>
          <w:color w:val="auto"/>
        </w:rPr>
        <w:t>Sensor Board Interface Pinout</w:t>
      </w:r>
      <w:bookmarkEnd w:id="114"/>
    </w:p>
    <w:tbl>
      <w:tblPr>
        <w:tblStyle w:val="TableGrid"/>
        <w:tblW w:w="0" w:type="auto"/>
        <w:tblInd w:w="1350" w:type="dxa"/>
        <w:tblLook w:val="04A0" w:firstRow="1" w:lastRow="0" w:firstColumn="1" w:lastColumn="0" w:noHBand="0" w:noVBand="1"/>
      </w:tblPr>
      <w:tblGrid>
        <w:gridCol w:w="790"/>
        <w:gridCol w:w="690"/>
        <w:gridCol w:w="2025"/>
        <w:gridCol w:w="4140"/>
      </w:tblGrid>
      <w:tr w:rsidR="001A335A" w14:paraId="39E6749B" w14:textId="77777777">
        <w:tc>
          <w:tcPr>
            <w:tcW w:w="1480" w:type="dxa"/>
            <w:gridSpan w:val="2"/>
            <w:shd w:val="clear" w:color="auto" w:fill="1E1A33"/>
          </w:tcPr>
          <w:p w14:paraId="675EC3A7" w14:textId="77777777" w:rsidR="001A335A" w:rsidRPr="00902A7A" w:rsidRDefault="001A335A">
            <w:pPr>
              <w:rPr>
                <w:b/>
              </w:rPr>
            </w:pPr>
            <w:r w:rsidRPr="00902A7A">
              <w:rPr>
                <w:b/>
              </w:rPr>
              <w:t>Pin Number</w:t>
            </w:r>
          </w:p>
        </w:tc>
        <w:tc>
          <w:tcPr>
            <w:tcW w:w="2025" w:type="dxa"/>
            <w:shd w:val="clear" w:color="auto" w:fill="1E1A33"/>
          </w:tcPr>
          <w:p w14:paraId="3984BEB3" w14:textId="77777777" w:rsidR="001A335A" w:rsidRPr="00902A7A" w:rsidRDefault="001A335A">
            <w:pPr>
              <w:rPr>
                <w:b/>
              </w:rPr>
            </w:pPr>
            <w:r w:rsidRPr="00902A7A">
              <w:rPr>
                <w:b/>
              </w:rPr>
              <w:t>Pin Name</w:t>
            </w:r>
          </w:p>
        </w:tc>
        <w:tc>
          <w:tcPr>
            <w:tcW w:w="4140" w:type="dxa"/>
            <w:shd w:val="clear" w:color="auto" w:fill="1E1A33"/>
          </w:tcPr>
          <w:p w14:paraId="3494BB7C" w14:textId="77777777" w:rsidR="001A335A" w:rsidRPr="00902A7A" w:rsidRDefault="001A335A">
            <w:pPr>
              <w:rPr>
                <w:b/>
              </w:rPr>
            </w:pPr>
            <w:r w:rsidRPr="00902A7A">
              <w:rPr>
                <w:b/>
              </w:rPr>
              <w:t>Description</w:t>
            </w:r>
          </w:p>
        </w:tc>
      </w:tr>
      <w:tr w:rsidR="001A335A" w14:paraId="67AA36AE" w14:textId="77777777" w:rsidTr="001A335A">
        <w:tc>
          <w:tcPr>
            <w:tcW w:w="790" w:type="dxa"/>
          </w:tcPr>
          <w:p w14:paraId="59143141" w14:textId="77777777" w:rsidR="001A335A" w:rsidRDefault="001A335A">
            <w:r>
              <w:t>1</w:t>
            </w:r>
          </w:p>
        </w:tc>
        <w:tc>
          <w:tcPr>
            <w:tcW w:w="690" w:type="dxa"/>
          </w:tcPr>
          <w:p w14:paraId="76B2675F" w14:textId="77777777" w:rsidR="001A335A" w:rsidRDefault="001A335A"/>
        </w:tc>
        <w:tc>
          <w:tcPr>
            <w:tcW w:w="2025" w:type="dxa"/>
          </w:tcPr>
          <w:p w14:paraId="3534A2C5" w14:textId="3BDDEADD" w:rsidR="001A335A" w:rsidRDefault="001A335A">
            <w:r>
              <w:t>GND</w:t>
            </w:r>
          </w:p>
        </w:tc>
        <w:tc>
          <w:tcPr>
            <w:tcW w:w="4140" w:type="dxa"/>
          </w:tcPr>
          <w:p w14:paraId="3F5531C3" w14:textId="67C491EE" w:rsidR="001A335A" w:rsidRDefault="001A335A">
            <w:r>
              <w:t>SLVS-EC Pair 6 Shield</w:t>
            </w:r>
          </w:p>
        </w:tc>
      </w:tr>
      <w:tr w:rsidR="001A335A" w14:paraId="03380F75" w14:textId="77777777" w:rsidTr="001A335A">
        <w:tc>
          <w:tcPr>
            <w:tcW w:w="790" w:type="dxa"/>
          </w:tcPr>
          <w:p w14:paraId="0800A5F4" w14:textId="5AF95708" w:rsidR="001A335A" w:rsidRDefault="001A335A">
            <w:r>
              <w:t>2</w:t>
            </w:r>
          </w:p>
        </w:tc>
        <w:tc>
          <w:tcPr>
            <w:tcW w:w="690" w:type="dxa"/>
          </w:tcPr>
          <w:p w14:paraId="1BEB34F8" w14:textId="31234DA1" w:rsidR="001A335A" w:rsidRDefault="001A335A"/>
        </w:tc>
        <w:tc>
          <w:tcPr>
            <w:tcW w:w="2025" w:type="dxa"/>
          </w:tcPr>
          <w:p w14:paraId="295BD1D5" w14:textId="4B872F53" w:rsidR="001A335A" w:rsidRDefault="001A335A">
            <w:r>
              <w:t>SLVS_EC_6_P</w:t>
            </w:r>
          </w:p>
        </w:tc>
        <w:tc>
          <w:tcPr>
            <w:tcW w:w="4140" w:type="dxa"/>
          </w:tcPr>
          <w:p w14:paraId="428D93A6" w14:textId="7ED7F654" w:rsidR="001A335A" w:rsidRDefault="001A335A">
            <w:r>
              <w:t xml:space="preserve">SLVS-EC Pair 6 + </w:t>
            </w:r>
          </w:p>
        </w:tc>
      </w:tr>
      <w:tr w:rsidR="001A335A" w14:paraId="357515D8" w14:textId="77777777" w:rsidTr="001A335A">
        <w:trPr>
          <w:trHeight w:val="190"/>
        </w:trPr>
        <w:tc>
          <w:tcPr>
            <w:tcW w:w="790" w:type="dxa"/>
          </w:tcPr>
          <w:p w14:paraId="18B5A3F8" w14:textId="08126D73" w:rsidR="001A335A" w:rsidRDefault="001A335A" w:rsidP="000448FC">
            <w:r>
              <w:t>3</w:t>
            </w:r>
          </w:p>
        </w:tc>
        <w:tc>
          <w:tcPr>
            <w:tcW w:w="690" w:type="dxa"/>
          </w:tcPr>
          <w:p w14:paraId="0B6017DF" w14:textId="77777777" w:rsidR="001A335A" w:rsidRDefault="001A335A" w:rsidP="000448FC"/>
        </w:tc>
        <w:tc>
          <w:tcPr>
            <w:tcW w:w="2025" w:type="dxa"/>
          </w:tcPr>
          <w:p w14:paraId="00808807" w14:textId="74531C47" w:rsidR="001A335A" w:rsidRDefault="001A335A" w:rsidP="000448FC">
            <w:r>
              <w:t>SLVS_EC_6_N</w:t>
            </w:r>
          </w:p>
        </w:tc>
        <w:tc>
          <w:tcPr>
            <w:tcW w:w="4140" w:type="dxa"/>
          </w:tcPr>
          <w:p w14:paraId="5DEF28FE" w14:textId="49660A14" w:rsidR="001A335A" w:rsidRDefault="001A335A" w:rsidP="000448FC">
            <w:r>
              <w:t>SLVS-EC Pair 6 -</w:t>
            </w:r>
          </w:p>
        </w:tc>
      </w:tr>
      <w:tr w:rsidR="001A335A" w14:paraId="1C12AA93" w14:textId="77777777" w:rsidTr="001A335A">
        <w:tc>
          <w:tcPr>
            <w:tcW w:w="790" w:type="dxa"/>
          </w:tcPr>
          <w:p w14:paraId="67D3CA8B" w14:textId="77777777" w:rsidR="001A335A" w:rsidRDefault="001A335A" w:rsidP="00F17902"/>
        </w:tc>
        <w:tc>
          <w:tcPr>
            <w:tcW w:w="690" w:type="dxa"/>
          </w:tcPr>
          <w:p w14:paraId="430E36D9" w14:textId="255A7A36" w:rsidR="001A335A" w:rsidRDefault="001A335A" w:rsidP="00F17902">
            <w:r>
              <w:t>36</w:t>
            </w:r>
          </w:p>
        </w:tc>
        <w:tc>
          <w:tcPr>
            <w:tcW w:w="2025" w:type="dxa"/>
          </w:tcPr>
          <w:p w14:paraId="135B0272" w14:textId="4A1F1CE2" w:rsidR="001A335A" w:rsidRDefault="001A335A" w:rsidP="00F17902">
            <w:r>
              <w:t>SLVS_EC_7_P</w:t>
            </w:r>
          </w:p>
        </w:tc>
        <w:tc>
          <w:tcPr>
            <w:tcW w:w="4140" w:type="dxa"/>
          </w:tcPr>
          <w:p w14:paraId="25797A33" w14:textId="7707F642" w:rsidR="001A335A" w:rsidRDefault="001A335A" w:rsidP="00F17902">
            <w:r>
              <w:t xml:space="preserve">SLVS-EC Pair 7 + </w:t>
            </w:r>
          </w:p>
        </w:tc>
      </w:tr>
      <w:tr w:rsidR="001A335A" w14:paraId="19125545" w14:textId="77777777" w:rsidTr="001A335A">
        <w:tc>
          <w:tcPr>
            <w:tcW w:w="790" w:type="dxa"/>
          </w:tcPr>
          <w:p w14:paraId="13269289" w14:textId="19EA0D07" w:rsidR="001A335A" w:rsidRDefault="001A335A" w:rsidP="00F17902"/>
        </w:tc>
        <w:tc>
          <w:tcPr>
            <w:tcW w:w="690" w:type="dxa"/>
          </w:tcPr>
          <w:p w14:paraId="49D05009" w14:textId="0A070848" w:rsidR="001A335A" w:rsidRDefault="001A335A" w:rsidP="00F17902">
            <w:r>
              <w:t>37</w:t>
            </w:r>
          </w:p>
        </w:tc>
        <w:tc>
          <w:tcPr>
            <w:tcW w:w="2025" w:type="dxa"/>
          </w:tcPr>
          <w:p w14:paraId="579B40EF" w14:textId="6858D615" w:rsidR="001A335A" w:rsidRDefault="001A335A" w:rsidP="00F17902">
            <w:r>
              <w:t>SLVS_EC_7_N</w:t>
            </w:r>
          </w:p>
        </w:tc>
        <w:tc>
          <w:tcPr>
            <w:tcW w:w="4140" w:type="dxa"/>
          </w:tcPr>
          <w:p w14:paraId="7A16FE97" w14:textId="102BA1C7" w:rsidR="001A335A" w:rsidRDefault="001A335A" w:rsidP="00F17902">
            <w:r>
              <w:t xml:space="preserve">SLVS-EC Pair 7 - </w:t>
            </w:r>
          </w:p>
        </w:tc>
      </w:tr>
      <w:tr w:rsidR="001A335A" w14:paraId="0ED35837" w14:textId="77777777" w:rsidTr="001A335A">
        <w:tc>
          <w:tcPr>
            <w:tcW w:w="790" w:type="dxa"/>
          </w:tcPr>
          <w:p w14:paraId="6F5DF6DB" w14:textId="77777777" w:rsidR="001A335A" w:rsidRDefault="001A335A" w:rsidP="00F17902"/>
        </w:tc>
        <w:tc>
          <w:tcPr>
            <w:tcW w:w="690" w:type="dxa"/>
          </w:tcPr>
          <w:p w14:paraId="02D411A5" w14:textId="3E0935FF" w:rsidR="001A335A" w:rsidRDefault="001A335A" w:rsidP="00F17902">
            <w:r>
              <w:t>38</w:t>
            </w:r>
          </w:p>
        </w:tc>
        <w:tc>
          <w:tcPr>
            <w:tcW w:w="2025" w:type="dxa"/>
          </w:tcPr>
          <w:p w14:paraId="1CB59194" w14:textId="47A82B23" w:rsidR="001A335A" w:rsidRDefault="001A335A" w:rsidP="00F17902">
            <w:r>
              <w:t>GND</w:t>
            </w:r>
          </w:p>
        </w:tc>
        <w:tc>
          <w:tcPr>
            <w:tcW w:w="4140" w:type="dxa"/>
          </w:tcPr>
          <w:p w14:paraId="7C9E9BCD" w14:textId="799569FF" w:rsidR="001A335A" w:rsidRDefault="001A335A" w:rsidP="00F17902">
            <w:r>
              <w:t>SLVS-EC Pair 7 Shield</w:t>
            </w:r>
          </w:p>
        </w:tc>
      </w:tr>
      <w:tr w:rsidR="001A335A" w14:paraId="075F256F" w14:textId="77777777" w:rsidTr="001A335A">
        <w:tc>
          <w:tcPr>
            <w:tcW w:w="790" w:type="dxa"/>
          </w:tcPr>
          <w:p w14:paraId="5CEBE3C3" w14:textId="3E7ABA6B" w:rsidR="001A335A" w:rsidRDefault="001A335A" w:rsidP="00305263">
            <w:r>
              <w:t>5</w:t>
            </w:r>
          </w:p>
        </w:tc>
        <w:tc>
          <w:tcPr>
            <w:tcW w:w="690" w:type="dxa"/>
          </w:tcPr>
          <w:p w14:paraId="608D8901" w14:textId="77777777" w:rsidR="001A335A" w:rsidRDefault="001A335A" w:rsidP="00305263"/>
        </w:tc>
        <w:tc>
          <w:tcPr>
            <w:tcW w:w="2025" w:type="dxa"/>
          </w:tcPr>
          <w:p w14:paraId="30CDCB0C" w14:textId="5AF4D647" w:rsidR="001A335A" w:rsidRDefault="001A335A" w:rsidP="00305263">
            <w:r>
              <w:t>GND</w:t>
            </w:r>
          </w:p>
        </w:tc>
        <w:tc>
          <w:tcPr>
            <w:tcW w:w="4140" w:type="dxa"/>
          </w:tcPr>
          <w:p w14:paraId="61F36379" w14:textId="0331CA38" w:rsidR="001A335A" w:rsidRDefault="001A335A" w:rsidP="00305263">
            <w:r>
              <w:t>SLVS-EC Pair 4 Shield</w:t>
            </w:r>
          </w:p>
        </w:tc>
      </w:tr>
      <w:tr w:rsidR="001A335A" w14:paraId="7F293609" w14:textId="77777777" w:rsidTr="001A335A">
        <w:tc>
          <w:tcPr>
            <w:tcW w:w="790" w:type="dxa"/>
          </w:tcPr>
          <w:p w14:paraId="682BD8EE" w14:textId="054E6F05" w:rsidR="001A335A" w:rsidRDefault="001A335A" w:rsidP="00305263">
            <w:r>
              <w:t>6</w:t>
            </w:r>
          </w:p>
        </w:tc>
        <w:tc>
          <w:tcPr>
            <w:tcW w:w="690" w:type="dxa"/>
          </w:tcPr>
          <w:p w14:paraId="752E18D8" w14:textId="1056E13E" w:rsidR="001A335A" w:rsidRDefault="001A335A" w:rsidP="00305263"/>
        </w:tc>
        <w:tc>
          <w:tcPr>
            <w:tcW w:w="2025" w:type="dxa"/>
          </w:tcPr>
          <w:p w14:paraId="047C1660" w14:textId="254E3C4E" w:rsidR="001A335A" w:rsidRDefault="001A335A" w:rsidP="00305263">
            <w:r>
              <w:t>SLVS_EC_4_P</w:t>
            </w:r>
          </w:p>
        </w:tc>
        <w:tc>
          <w:tcPr>
            <w:tcW w:w="4140" w:type="dxa"/>
          </w:tcPr>
          <w:p w14:paraId="277316C0" w14:textId="0FCC4432" w:rsidR="001A335A" w:rsidRDefault="001A335A" w:rsidP="00305263">
            <w:r>
              <w:t xml:space="preserve">SLVS-EC Pair 4 + </w:t>
            </w:r>
          </w:p>
        </w:tc>
      </w:tr>
      <w:tr w:rsidR="001A335A" w14:paraId="5EC98AC2" w14:textId="77777777" w:rsidTr="001A335A">
        <w:tc>
          <w:tcPr>
            <w:tcW w:w="790" w:type="dxa"/>
          </w:tcPr>
          <w:p w14:paraId="6B0AF7D8" w14:textId="517B1E15" w:rsidR="001A335A" w:rsidRDefault="001A335A" w:rsidP="00305263">
            <w:r>
              <w:t>7</w:t>
            </w:r>
          </w:p>
        </w:tc>
        <w:tc>
          <w:tcPr>
            <w:tcW w:w="690" w:type="dxa"/>
          </w:tcPr>
          <w:p w14:paraId="1ED30DFC" w14:textId="77777777" w:rsidR="001A335A" w:rsidRDefault="001A335A" w:rsidP="00305263"/>
        </w:tc>
        <w:tc>
          <w:tcPr>
            <w:tcW w:w="2025" w:type="dxa"/>
          </w:tcPr>
          <w:p w14:paraId="21CC4168" w14:textId="631408FE" w:rsidR="001A335A" w:rsidRDefault="001A335A" w:rsidP="00305263">
            <w:r>
              <w:t>SLVS_EC_4_N</w:t>
            </w:r>
          </w:p>
        </w:tc>
        <w:tc>
          <w:tcPr>
            <w:tcW w:w="4140" w:type="dxa"/>
          </w:tcPr>
          <w:p w14:paraId="33F609D9" w14:textId="645BFEF8" w:rsidR="001A335A" w:rsidRDefault="001A335A" w:rsidP="00305263">
            <w:r>
              <w:t>SLVS-EC Pair 4 -</w:t>
            </w:r>
          </w:p>
        </w:tc>
      </w:tr>
      <w:tr w:rsidR="001A335A" w14:paraId="4EB5AD8F" w14:textId="77777777" w:rsidTr="001A335A">
        <w:tc>
          <w:tcPr>
            <w:tcW w:w="790" w:type="dxa"/>
          </w:tcPr>
          <w:p w14:paraId="74DD1B34" w14:textId="77777777" w:rsidR="001A335A" w:rsidRDefault="001A335A" w:rsidP="00305263"/>
        </w:tc>
        <w:tc>
          <w:tcPr>
            <w:tcW w:w="690" w:type="dxa"/>
          </w:tcPr>
          <w:p w14:paraId="61698051" w14:textId="20428240" w:rsidR="001A335A" w:rsidRDefault="001A335A" w:rsidP="00305263">
            <w:r>
              <w:t>40</w:t>
            </w:r>
          </w:p>
        </w:tc>
        <w:tc>
          <w:tcPr>
            <w:tcW w:w="2025" w:type="dxa"/>
          </w:tcPr>
          <w:p w14:paraId="276C88F5" w14:textId="3953E5CA" w:rsidR="001A335A" w:rsidRDefault="001A335A" w:rsidP="00305263">
            <w:r>
              <w:t>SLVS_EC_5_P</w:t>
            </w:r>
          </w:p>
        </w:tc>
        <w:tc>
          <w:tcPr>
            <w:tcW w:w="4140" w:type="dxa"/>
          </w:tcPr>
          <w:p w14:paraId="09CED734" w14:textId="633A4952" w:rsidR="001A335A" w:rsidRDefault="001A335A" w:rsidP="00305263">
            <w:r>
              <w:t xml:space="preserve">SLVS-EC Pair 5 + </w:t>
            </w:r>
          </w:p>
        </w:tc>
      </w:tr>
      <w:tr w:rsidR="001A335A" w14:paraId="2B54790B" w14:textId="77777777" w:rsidTr="001A335A">
        <w:tc>
          <w:tcPr>
            <w:tcW w:w="790" w:type="dxa"/>
          </w:tcPr>
          <w:p w14:paraId="2AD02CC7" w14:textId="00948F1F" w:rsidR="001A335A" w:rsidRDefault="001A335A" w:rsidP="00305263"/>
        </w:tc>
        <w:tc>
          <w:tcPr>
            <w:tcW w:w="690" w:type="dxa"/>
          </w:tcPr>
          <w:p w14:paraId="0F52A25E" w14:textId="2EC895B9" w:rsidR="001A335A" w:rsidRDefault="001A335A" w:rsidP="00305263">
            <w:r>
              <w:t>41</w:t>
            </w:r>
          </w:p>
        </w:tc>
        <w:tc>
          <w:tcPr>
            <w:tcW w:w="2025" w:type="dxa"/>
          </w:tcPr>
          <w:p w14:paraId="702B9BFB" w14:textId="2BE2480E" w:rsidR="001A335A" w:rsidRDefault="001A335A" w:rsidP="00305263">
            <w:r>
              <w:t>SLVS_EC_5_N</w:t>
            </w:r>
          </w:p>
        </w:tc>
        <w:tc>
          <w:tcPr>
            <w:tcW w:w="4140" w:type="dxa"/>
          </w:tcPr>
          <w:p w14:paraId="540BCFFD" w14:textId="17B927CC" w:rsidR="001A335A" w:rsidRDefault="001A335A" w:rsidP="00305263">
            <w:r>
              <w:t xml:space="preserve">SLVS-EC Pair 5 - </w:t>
            </w:r>
          </w:p>
        </w:tc>
      </w:tr>
      <w:tr w:rsidR="001A335A" w14:paraId="72E0C14E" w14:textId="77777777" w:rsidTr="001A335A">
        <w:tc>
          <w:tcPr>
            <w:tcW w:w="790" w:type="dxa"/>
          </w:tcPr>
          <w:p w14:paraId="62B474AF" w14:textId="77777777" w:rsidR="001A335A" w:rsidRDefault="001A335A" w:rsidP="00305263"/>
        </w:tc>
        <w:tc>
          <w:tcPr>
            <w:tcW w:w="690" w:type="dxa"/>
          </w:tcPr>
          <w:p w14:paraId="3FED47AC" w14:textId="7E59CA0B" w:rsidR="001A335A" w:rsidRDefault="001A335A" w:rsidP="00305263">
            <w:r>
              <w:t>42</w:t>
            </w:r>
          </w:p>
        </w:tc>
        <w:tc>
          <w:tcPr>
            <w:tcW w:w="2025" w:type="dxa"/>
          </w:tcPr>
          <w:p w14:paraId="0CE3731F" w14:textId="6A322AC0" w:rsidR="001A335A" w:rsidRDefault="001A335A" w:rsidP="00305263">
            <w:r>
              <w:t>GND</w:t>
            </w:r>
          </w:p>
        </w:tc>
        <w:tc>
          <w:tcPr>
            <w:tcW w:w="4140" w:type="dxa"/>
          </w:tcPr>
          <w:p w14:paraId="0CC41361" w14:textId="557CCB89" w:rsidR="001A335A" w:rsidRDefault="001A335A" w:rsidP="00305263">
            <w:r>
              <w:t>SLVS-EC Pair 5 Shield</w:t>
            </w:r>
          </w:p>
        </w:tc>
      </w:tr>
      <w:tr w:rsidR="001A335A" w14:paraId="2E9FED04" w14:textId="77777777" w:rsidTr="001A335A">
        <w:tc>
          <w:tcPr>
            <w:tcW w:w="790" w:type="dxa"/>
          </w:tcPr>
          <w:p w14:paraId="3364D0D6" w14:textId="072243E8" w:rsidR="001A335A" w:rsidRDefault="001A335A" w:rsidP="00305263">
            <w:r>
              <w:t>9</w:t>
            </w:r>
          </w:p>
        </w:tc>
        <w:tc>
          <w:tcPr>
            <w:tcW w:w="690" w:type="dxa"/>
          </w:tcPr>
          <w:p w14:paraId="3DAC7331" w14:textId="77777777" w:rsidR="001A335A" w:rsidRDefault="001A335A" w:rsidP="00305263"/>
        </w:tc>
        <w:tc>
          <w:tcPr>
            <w:tcW w:w="2025" w:type="dxa"/>
          </w:tcPr>
          <w:p w14:paraId="1BCBE34A" w14:textId="5B29C787" w:rsidR="001A335A" w:rsidRDefault="001A335A" w:rsidP="00305263">
            <w:r>
              <w:t>GND</w:t>
            </w:r>
          </w:p>
        </w:tc>
        <w:tc>
          <w:tcPr>
            <w:tcW w:w="4140" w:type="dxa"/>
          </w:tcPr>
          <w:p w14:paraId="77DB421B" w14:textId="45C0DD9C" w:rsidR="001A335A" w:rsidRDefault="001A335A" w:rsidP="00305263">
            <w:r>
              <w:t>SLVS-EC Pair 2 Shield</w:t>
            </w:r>
          </w:p>
        </w:tc>
      </w:tr>
      <w:tr w:rsidR="001A335A" w14:paraId="1EB45923" w14:textId="77777777" w:rsidTr="001A335A">
        <w:tc>
          <w:tcPr>
            <w:tcW w:w="790" w:type="dxa"/>
          </w:tcPr>
          <w:p w14:paraId="4854846D" w14:textId="6C219B1C" w:rsidR="001A335A" w:rsidRDefault="001A335A" w:rsidP="00305263">
            <w:r>
              <w:t>10</w:t>
            </w:r>
          </w:p>
        </w:tc>
        <w:tc>
          <w:tcPr>
            <w:tcW w:w="690" w:type="dxa"/>
          </w:tcPr>
          <w:p w14:paraId="6D69187F" w14:textId="43CA4E8A" w:rsidR="001A335A" w:rsidRDefault="001A335A" w:rsidP="00305263"/>
        </w:tc>
        <w:tc>
          <w:tcPr>
            <w:tcW w:w="2025" w:type="dxa"/>
          </w:tcPr>
          <w:p w14:paraId="73DDA43D" w14:textId="7154935B" w:rsidR="001A335A" w:rsidRDefault="001A335A" w:rsidP="00305263">
            <w:r>
              <w:t>SLVS_EC_2_P</w:t>
            </w:r>
          </w:p>
        </w:tc>
        <w:tc>
          <w:tcPr>
            <w:tcW w:w="4140" w:type="dxa"/>
          </w:tcPr>
          <w:p w14:paraId="18F2ABC7" w14:textId="63D4FABE" w:rsidR="001A335A" w:rsidRDefault="001A335A" w:rsidP="00305263">
            <w:r>
              <w:t xml:space="preserve">SLVS-EC Pair 2 + </w:t>
            </w:r>
          </w:p>
        </w:tc>
      </w:tr>
      <w:tr w:rsidR="001A335A" w14:paraId="13AD0DCE" w14:textId="77777777" w:rsidTr="001A335A">
        <w:tc>
          <w:tcPr>
            <w:tcW w:w="790" w:type="dxa"/>
          </w:tcPr>
          <w:p w14:paraId="07CC453F" w14:textId="793CF182" w:rsidR="001A335A" w:rsidRDefault="001A335A" w:rsidP="00305263">
            <w:r>
              <w:t>11</w:t>
            </w:r>
          </w:p>
        </w:tc>
        <w:tc>
          <w:tcPr>
            <w:tcW w:w="690" w:type="dxa"/>
          </w:tcPr>
          <w:p w14:paraId="428937D6" w14:textId="77777777" w:rsidR="001A335A" w:rsidRDefault="001A335A" w:rsidP="00305263"/>
        </w:tc>
        <w:tc>
          <w:tcPr>
            <w:tcW w:w="2025" w:type="dxa"/>
          </w:tcPr>
          <w:p w14:paraId="252FDE31" w14:textId="01041CBE" w:rsidR="001A335A" w:rsidRDefault="001A335A" w:rsidP="00305263">
            <w:r>
              <w:t>SLVS_EC_2_N</w:t>
            </w:r>
          </w:p>
        </w:tc>
        <w:tc>
          <w:tcPr>
            <w:tcW w:w="4140" w:type="dxa"/>
          </w:tcPr>
          <w:p w14:paraId="386BC249" w14:textId="40B6BD7E" w:rsidR="001A335A" w:rsidRDefault="001A335A" w:rsidP="00305263">
            <w:r>
              <w:t>SLVS-EC Pair 2 -</w:t>
            </w:r>
          </w:p>
        </w:tc>
      </w:tr>
      <w:tr w:rsidR="001A335A" w14:paraId="23008EAB" w14:textId="77777777" w:rsidTr="001A335A">
        <w:tc>
          <w:tcPr>
            <w:tcW w:w="790" w:type="dxa"/>
          </w:tcPr>
          <w:p w14:paraId="70F74803" w14:textId="77777777" w:rsidR="001A335A" w:rsidRDefault="001A335A" w:rsidP="00305263"/>
        </w:tc>
        <w:tc>
          <w:tcPr>
            <w:tcW w:w="690" w:type="dxa"/>
          </w:tcPr>
          <w:p w14:paraId="5992936C" w14:textId="3084E1C1" w:rsidR="001A335A" w:rsidRDefault="001A335A" w:rsidP="00305263">
            <w:r>
              <w:t>44</w:t>
            </w:r>
          </w:p>
        </w:tc>
        <w:tc>
          <w:tcPr>
            <w:tcW w:w="2025" w:type="dxa"/>
          </w:tcPr>
          <w:p w14:paraId="672E8BA5" w14:textId="4F7D0CEC" w:rsidR="001A335A" w:rsidRDefault="001A335A" w:rsidP="00305263">
            <w:r>
              <w:t>SLVS_EC_3_P</w:t>
            </w:r>
          </w:p>
        </w:tc>
        <w:tc>
          <w:tcPr>
            <w:tcW w:w="4140" w:type="dxa"/>
          </w:tcPr>
          <w:p w14:paraId="7FB02AFB" w14:textId="653D460E" w:rsidR="001A335A" w:rsidRDefault="001A335A" w:rsidP="00305263">
            <w:r>
              <w:t xml:space="preserve">SLVS-EC Pair 3 + </w:t>
            </w:r>
          </w:p>
        </w:tc>
      </w:tr>
      <w:tr w:rsidR="001A335A" w14:paraId="1FFED8D8" w14:textId="77777777" w:rsidTr="001A335A">
        <w:tc>
          <w:tcPr>
            <w:tcW w:w="790" w:type="dxa"/>
          </w:tcPr>
          <w:p w14:paraId="676DEADE" w14:textId="7F5E9845" w:rsidR="001A335A" w:rsidRDefault="001A335A" w:rsidP="00305263"/>
        </w:tc>
        <w:tc>
          <w:tcPr>
            <w:tcW w:w="690" w:type="dxa"/>
          </w:tcPr>
          <w:p w14:paraId="7ED8420D" w14:textId="2382C652" w:rsidR="001A335A" w:rsidRDefault="001A335A" w:rsidP="00305263">
            <w:r>
              <w:t>45</w:t>
            </w:r>
          </w:p>
        </w:tc>
        <w:tc>
          <w:tcPr>
            <w:tcW w:w="2025" w:type="dxa"/>
          </w:tcPr>
          <w:p w14:paraId="496AF325" w14:textId="182E828C" w:rsidR="001A335A" w:rsidRDefault="001A335A" w:rsidP="00305263">
            <w:r>
              <w:t>SLVS_EC_3_N</w:t>
            </w:r>
          </w:p>
        </w:tc>
        <w:tc>
          <w:tcPr>
            <w:tcW w:w="4140" w:type="dxa"/>
          </w:tcPr>
          <w:p w14:paraId="26FEA730" w14:textId="1B9372ED" w:rsidR="001A335A" w:rsidRDefault="001A335A" w:rsidP="00305263">
            <w:r>
              <w:t xml:space="preserve">SLVS-EC Pair 3 - </w:t>
            </w:r>
          </w:p>
        </w:tc>
      </w:tr>
      <w:tr w:rsidR="001A335A" w14:paraId="79ECD373" w14:textId="77777777" w:rsidTr="001A335A">
        <w:tc>
          <w:tcPr>
            <w:tcW w:w="790" w:type="dxa"/>
          </w:tcPr>
          <w:p w14:paraId="0ED18B39" w14:textId="77777777" w:rsidR="001A335A" w:rsidRDefault="001A335A" w:rsidP="00305263"/>
        </w:tc>
        <w:tc>
          <w:tcPr>
            <w:tcW w:w="690" w:type="dxa"/>
          </w:tcPr>
          <w:p w14:paraId="17D6B864" w14:textId="570F41DD" w:rsidR="001A335A" w:rsidRDefault="001A335A" w:rsidP="00305263">
            <w:r>
              <w:t>46</w:t>
            </w:r>
          </w:p>
        </w:tc>
        <w:tc>
          <w:tcPr>
            <w:tcW w:w="2025" w:type="dxa"/>
          </w:tcPr>
          <w:p w14:paraId="236C8E06" w14:textId="150AA7C4" w:rsidR="001A335A" w:rsidRDefault="001A335A" w:rsidP="00305263">
            <w:r>
              <w:t>GND</w:t>
            </w:r>
          </w:p>
        </w:tc>
        <w:tc>
          <w:tcPr>
            <w:tcW w:w="4140" w:type="dxa"/>
          </w:tcPr>
          <w:p w14:paraId="169150C7" w14:textId="37572CB1" w:rsidR="001A335A" w:rsidRDefault="001A335A" w:rsidP="00305263">
            <w:r>
              <w:t>SLVS-EC Pair 3 Shield</w:t>
            </w:r>
          </w:p>
        </w:tc>
      </w:tr>
      <w:tr w:rsidR="001A335A" w14:paraId="032DA21D" w14:textId="77777777" w:rsidTr="001A335A">
        <w:tc>
          <w:tcPr>
            <w:tcW w:w="790" w:type="dxa"/>
          </w:tcPr>
          <w:p w14:paraId="0D78E382" w14:textId="1F47C3D8" w:rsidR="001A335A" w:rsidRDefault="001A335A" w:rsidP="00305263">
            <w:r>
              <w:t>13</w:t>
            </w:r>
          </w:p>
        </w:tc>
        <w:tc>
          <w:tcPr>
            <w:tcW w:w="690" w:type="dxa"/>
          </w:tcPr>
          <w:p w14:paraId="71BCA819" w14:textId="77777777" w:rsidR="001A335A" w:rsidRDefault="001A335A" w:rsidP="00305263"/>
        </w:tc>
        <w:tc>
          <w:tcPr>
            <w:tcW w:w="2025" w:type="dxa"/>
          </w:tcPr>
          <w:p w14:paraId="6D89B7EC" w14:textId="44B31C1D" w:rsidR="001A335A" w:rsidRDefault="001A335A" w:rsidP="00305263">
            <w:r>
              <w:t>GND</w:t>
            </w:r>
          </w:p>
        </w:tc>
        <w:tc>
          <w:tcPr>
            <w:tcW w:w="4140" w:type="dxa"/>
          </w:tcPr>
          <w:p w14:paraId="5761C7DA" w14:textId="4975623C" w:rsidR="001A335A" w:rsidRDefault="001A335A" w:rsidP="00305263">
            <w:r>
              <w:t>SLVS-EC Pair 0 Shield</w:t>
            </w:r>
          </w:p>
        </w:tc>
      </w:tr>
      <w:tr w:rsidR="001A335A" w14:paraId="47ACF700" w14:textId="77777777" w:rsidTr="001A335A">
        <w:tc>
          <w:tcPr>
            <w:tcW w:w="790" w:type="dxa"/>
          </w:tcPr>
          <w:p w14:paraId="722A52F5" w14:textId="17CC9E13" w:rsidR="001A335A" w:rsidRDefault="001A335A" w:rsidP="00305263">
            <w:r>
              <w:t>14</w:t>
            </w:r>
          </w:p>
        </w:tc>
        <w:tc>
          <w:tcPr>
            <w:tcW w:w="690" w:type="dxa"/>
          </w:tcPr>
          <w:p w14:paraId="5CBD7598" w14:textId="77777777" w:rsidR="001A335A" w:rsidRDefault="001A335A" w:rsidP="00305263"/>
        </w:tc>
        <w:tc>
          <w:tcPr>
            <w:tcW w:w="2025" w:type="dxa"/>
          </w:tcPr>
          <w:p w14:paraId="6B551F82" w14:textId="63B575A0" w:rsidR="001A335A" w:rsidRDefault="001A335A" w:rsidP="00305263">
            <w:r>
              <w:t>SLVS_EC_0_P</w:t>
            </w:r>
          </w:p>
        </w:tc>
        <w:tc>
          <w:tcPr>
            <w:tcW w:w="4140" w:type="dxa"/>
          </w:tcPr>
          <w:p w14:paraId="3BA6AF85" w14:textId="262BB8C0" w:rsidR="001A335A" w:rsidRDefault="001A335A" w:rsidP="00305263">
            <w:r>
              <w:t xml:space="preserve">SLVS-EC Pair 0 + </w:t>
            </w:r>
          </w:p>
        </w:tc>
      </w:tr>
      <w:tr w:rsidR="001A335A" w14:paraId="324BA402" w14:textId="77777777" w:rsidTr="001A335A">
        <w:tc>
          <w:tcPr>
            <w:tcW w:w="790" w:type="dxa"/>
          </w:tcPr>
          <w:p w14:paraId="552F9FBB" w14:textId="10D1E335" w:rsidR="001A335A" w:rsidRDefault="001A335A" w:rsidP="00305263">
            <w:r>
              <w:t>15</w:t>
            </w:r>
          </w:p>
        </w:tc>
        <w:tc>
          <w:tcPr>
            <w:tcW w:w="690" w:type="dxa"/>
          </w:tcPr>
          <w:p w14:paraId="1F0FAD44" w14:textId="77777777" w:rsidR="001A335A" w:rsidRDefault="001A335A" w:rsidP="00305263"/>
        </w:tc>
        <w:tc>
          <w:tcPr>
            <w:tcW w:w="2025" w:type="dxa"/>
          </w:tcPr>
          <w:p w14:paraId="3776C57F" w14:textId="7CB282E5" w:rsidR="001A335A" w:rsidRDefault="001A335A" w:rsidP="00305263">
            <w:r>
              <w:t>SLVS_EC_0_N</w:t>
            </w:r>
          </w:p>
        </w:tc>
        <w:tc>
          <w:tcPr>
            <w:tcW w:w="4140" w:type="dxa"/>
          </w:tcPr>
          <w:p w14:paraId="62837107" w14:textId="28CC29CB" w:rsidR="001A335A" w:rsidRDefault="001A335A" w:rsidP="00305263">
            <w:r>
              <w:t>SLVS-EC Pair 0 -</w:t>
            </w:r>
          </w:p>
        </w:tc>
      </w:tr>
      <w:tr w:rsidR="001A335A" w14:paraId="17799A70" w14:textId="77777777" w:rsidTr="001A335A">
        <w:tc>
          <w:tcPr>
            <w:tcW w:w="790" w:type="dxa"/>
          </w:tcPr>
          <w:p w14:paraId="09E9B738" w14:textId="77777777" w:rsidR="001A335A" w:rsidRDefault="001A335A" w:rsidP="00305263"/>
        </w:tc>
        <w:tc>
          <w:tcPr>
            <w:tcW w:w="690" w:type="dxa"/>
          </w:tcPr>
          <w:p w14:paraId="66269D3C" w14:textId="65970EDD" w:rsidR="001A335A" w:rsidRDefault="001A335A" w:rsidP="00305263">
            <w:r>
              <w:t>48</w:t>
            </w:r>
          </w:p>
        </w:tc>
        <w:tc>
          <w:tcPr>
            <w:tcW w:w="2025" w:type="dxa"/>
          </w:tcPr>
          <w:p w14:paraId="726AE1FB" w14:textId="1B632C42" w:rsidR="001A335A" w:rsidRDefault="001A335A" w:rsidP="00305263">
            <w:r>
              <w:t>SLVS_EC_1_P</w:t>
            </w:r>
          </w:p>
        </w:tc>
        <w:tc>
          <w:tcPr>
            <w:tcW w:w="4140" w:type="dxa"/>
          </w:tcPr>
          <w:p w14:paraId="096C5C90" w14:textId="3FEF8B0F" w:rsidR="001A335A" w:rsidRDefault="001A335A" w:rsidP="00305263">
            <w:r>
              <w:t xml:space="preserve">SLVS-EC Pair 1 + </w:t>
            </w:r>
          </w:p>
        </w:tc>
      </w:tr>
      <w:tr w:rsidR="001A335A" w14:paraId="05D68FFA" w14:textId="77777777" w:rsidTr="001A335A">
        <w:tc>
          <w:tcPr>
            <w:tcW w:w="790" w:type="dxa"/>
          </w:tcPr>
          <w:p w14:paraId="6D9E1C79" w14:textId="77777777" w:rsidR="001A335A" w:rsidRDefault="001A335A" w:rsidP="00305263"/>
        </w:tc>
        <w:tc>
          <w:tcPr>
            <w:tcW w:w="690" w:type="dxa"/>
          </w:tcPr>
          <w:p w14:paraId="65B74DDC" w14:textId="1BE1A66E" w:rsidR="001A335A" w:rsidRDefault="001A335A" w:rsidP="00305263">
            <w:r>
              <w:t>49</w:t>
            </w:r>
          </w:p>
        </w:tc>
        <w:tc>
          <w:tcPr>
            <w:tcW w:w="2025" w:type="dxa"/>
          </w:tcPr>
          <w:p w14:paraId="4432CD29" w14:textId="5B1643CB" w:rsidR="001A335A" w:rsidRDefault="001A335A" w:rsidP="00305263">
            <w:r>
              <w:t>SLVS_EC_1_N</w:t>
            </w:r>
          </w:p>
        </w:tc>
        <w:tc>
          <w:tcPr>
            <w:tcW w:w="4140" w:type="dxa"/>
          </w:tcPr>
          <w:p w14:paraId="6BF5685F" w14:textId="7158C565" w:rsidR="001A335A" w:rsidRDefault="001A335A" w:rsidP="00305263">
            <w:r>
              <w:t xml:space="preserve">SLVS-EC Pair 1 - </w:t>
            </w:r>
          </w:p>
        </w:tc>
      </w:tr>
      <w:tr w:rsidR="001A335A" w14:paraId="45519B27" w14:textId="77777777" w:rsidTr="001A335A">
        <w:tc>
          <w:tcPr>
            <w:tcW w:w="790" w:type="dxa"/>
          </w:tcPr>
          <w:p w14:paraId="54D77A7C" w14:textId="77777777" w:rsidR="001A335A" w:rsidRDefault="001A335A" w:rsidP="00305263"/>
        </w:tc>
        <w:tc>
          <w:tcPr>
            <w:tcW w:w="690" w:type="dxa"/>
          </w:tcPr>
          <w:p w14:paraId="6982C3F5" w14:textId="069214C0" w:rsidR="001A335A" w:rsidRDefault="001A335A" w:rsidP="00305263">
            <w:r>
              <w:t>50</w:t>
            </w:r>
          </w:p>
        </w:tc>
        <w:tc>
          <w:tcPr>
            <w:tcW w:w="2025" w:type="dxa"/>
          </w:tcPr>
          <w:p w14:paraId="58A470D5" w14:textId="2B650971" w:rsidR="001A335A" w:rsidRDefault="001A335A" w:rsidP="00305263">
            <w:r>
              <w:t>GND</w:t>
            </w:r>
          </w:p>
        </w:tc>
        <w:tc>
          <w:tcPr>
            <w:tcW w:w="4140" w:type="dxa"/>
          </w:tcPr>
          <w:p w14:paraId="37898B9F" w14:textId="214FCFB4" w:rsidR="001A335A" w:rsidRDefault="001A335A" w:rsidP="00305263">
            <w:r>
              <w:t>SLVS-EC Pair 1 Shield</w:t>
            </w:r>
          </w:p>
        </w:tc>
      </w:tr>
      <w:tr w:rsidR="001A335A" w14:paraId="3EEA9BC3" w14:textId="77777777" w:rsidTr="001A335A">
        <w:tc>
          <w:tcPr>
            <w:tcW w:w="790" w:type="dxa"/>
          </w:tcPr>
          <w:p w14:paraId="08817BA5" w14:textId="0F5E2A7E" w:rsidR="001A335A" w:rsidRDefault="001A335A" w:rsidP="00F17902">
            <w:r>
              <w:t>17</w:t>
            </w:r>
          </w:p>
        </w:tc>
        <w:tc>
          <w:tcPr>
            <w:tcW w:w="690" w:type="dxa"/>
          </w:tcPr>
          <w:p w14:paraId="6A71264E" w14:textId="77777777" w:rsidR="001A335A" w:rsidRDefault="001A335A" w:rsidP="00F17902"/>
        </w:tc>
        <w:tc>
          <w:tcPr>
            <w:tcW w:w="2025" w:type="dxa"/>
          </w:tcPr>
          <w:p w14:paraId="11D7757A" w14:textId="50DB9771" w:rsidR="001A335A" w:rsidRDefault="001A335A" w:rsidP="00F17902">
            <w:r>
              <w:t>GND</w:t>
            </w:r>
          </w:p>
        </w:tc>
        <w:tc>
          <w:tcPr>
            <w:tcW w:w="4140" w:type="dxa"/>
          </w:tcPr>
          <w:p w14:paraId="11C27575" w14:textId="29A693FD" w:rsidR="001A335A" w:rsidRDefault="00E16337" w:rsidP="00F17902">
            <w:r>
              <w:t>Ground</w:t>
            </w:r>
          </w:p>
        </w:tc>
      </w:tr>
      <w:tr w:rsidR="001A335A" w14:paraId="3061053E" w14:textId="77777777" w:rsidTr="001A335A">
        <w:tc>
          <w:tcPr>
            <w:tcW w:w="790" w:type="dxa"/>
          </w:tcPr>
          <w:p w14:paraId="4302C3EA" w14:textId="77777777" w:rsidR="001A335A" w:rsidRDefault="001A335A" w:rsidP="00F17902"/>
        </w:tc>
        <w:tc>
          <w:tcPr>
            <w:tcW w:w="690" w:type="dxa"/>
          </w:tcPr>
          <w:p w14:paraId="5C22D15B" w14:textId="103CA66A" w:rsidR="001A335A" w:rsidRDefault="001A335A" w:rsidP="00F17902">
            <w:r>
              <w:t>52</w:t>
            </w:r>
          </w:p>
        </w:tc>
        <w:tc>
          <w:tcPr>
            <w:tcW w:w="2025" w:type="dxa"/>
          </w:tcPr>
          <w:p w14:paraId="3EC678BC" w14:textId="149257FA" w:rsidR="001A335A" w:rsidRDefault="001A335A" w:rsidP="00F17902">
            <w:r>
              <w:t>1V8_IMX</w:t>
            </w:r>
          </w:p>
        </w:tc>
        <w:tc>
          <w:tcPr>
            <w:tcW w:w="4140" w:type="dxa"/>
          </w:tcPr>
          <w:p w14:paraId="5F12949E" w14:textId="1F89664B" w:rsidR="001A335A" w:rsidRDefault="00592870" w:rsidP="00F17902">
            <w:r>
              <w:t>1.8V supply</w:t>
            </w:r>
          </w:p>
        </w:tc>
      </w:tr>
      <w:tr w:rsidR="001A335A" w14:paraId="2A9F0B20" w14:textId="77777777" w:rsidTr="001A335A">
        <w:tc>
          <w:tcPr>
            <w:tcW w:w="790" w:type="dxa"/>
          </w:tcPr>
          <w:p w14:paraId="3D2134D9" w14:textId="25C7DD9F" w:rsidR="001A335A" w:rsidRDefault="001A335A" w:rsidP="00F17902">
            <w:r>
              <w:t>18</w:t>
            </w:r>
          </w:p>
        </w:tc>
        <w:tc>
          <w:tcPr>
            <w:tcW w:w="690" w:type="dxa"/>
          </w:tcPr>
          <w:p w14:paraId="3DF52E5E" w14:textId="77777777" w:rsidR="001A335A" w:rsidRDefault="001A335A" w:rsidP="00F17902"/>
        </w:tc>
        <w:tc>
          <w:tcPr>
            <w:tcW w:w="2025" w:type="dxa"/>
          </w:tcPr>
          <w:p w14:paraId="02009535" w14:textId="25B06C3F" w:rsidR="001A335A" w:rsidRDefault="001A335A" w:rsidP="00F17902">
            <w:r>
              <w:t>GND</w:t>
            </w:r>
          </w:p>
        </w:tc>
        <w:tc>
          <w:tcPr>
            <w:tcW w:w="4140" w:type="dxa"/>
          </w:tcPr>
          <w:p w14:paraId="6B68C98C" w14:textId="41E57214" w:rsidR="001A335A" w:rsidRDefault="00E16337" w:rsidP="00F17902">
            <w:r>
              <w:t>Ground</w:t>
            </w:r>
          </w:p>
        </w:tc>
      </w:tr>
      <w:tr w:rsidR="001A335A" w14:paraId="11346317" w14:textId="77777777" w:rsidTr="001A335A">
        <w:tc>
          <w:tcPr>
            <w:tcW w:w="790" w:type="dxa"/>
          </w:tcPr>
          <w:p w14:paraId="6A89EEE0" w14:textId="77777777" w:rsidR="001A335A" w:rsidRDefault="001A335A" w:rsidP="00F17902"/>
        </w:tc>
        <w:tc>
          <w:tcPr>
            <w:tcW w:w="690" w:type="dxa"/>
          </w:tcPr>
          <w:p w14:paraId="489DE915" w14:textId="61E9273D" w:rsidR="001A335A" w:rsidRDefault="001A335A" w:rsidP="00F17902">
            <w:r>
              <w:t>53</w:t>
            </w:r>
          </w:p>
        </w:tc>
        <w:tc>
          <w:tcPr>
            <w:tcW w:w="2025" w:type="dxa"/>
          </w:tcPr>
          <w:p w14:paraId="6D039F12" w14:textId="4653B190" w:rsidR="001A335A" w:rsidRDefault="001A335A" w:rsidP="00F17902">
            <w:r>
              <w:t>1V1_IMX</w:t>
            </w:r>
          </w:p>
        </w:tc>
        <w:tc>
          <w:tcPr>
            <w:tcW w:w="4140" w:type="dxa"/>
          </w:tcPr>
          <w:p w14:paraId="3EFA6A94" w14:textId="2D7C7615" w:rsidR="001A335A" w:rsidRDefault="00E16337" w:rsidP="00F17902">
            <w:r>
              <w:t>1.1V supply</w:t>
            </w:r>
          </w:p>
        </w:tc>
      </w:tr>
      <w:tr w:rsidR="001A335A" w14:paraId="22AB353C" w14:textId="77777777" w:rsidTr="001A335A">
        <w:tc>
          <w:tcPr>
            <w:tcW w:w="790" w:type="dxa"/>
          </w:tcPr>
          <w:p w14:paraId="20C5BACE" w14:textId="53987B6E" w:rsidR="001A335A" w:rsidRDefault="001A335A" w:rsidP="00F17902">
            <w:r>
              <w:t>19</w:t>
            </w:r>
          </w:p>
        </w:tc>
        <w:tc>
          <w:tcPr>
            <w:tcW w:w="690" w:type="dxa"/>
          </w:tcPr>
          <w:p w14:paraId="5C9C2F8D" w14:textId="77777777" w:rsidR="001A335A" w:rsidRDefault="001A335A" w:rsidP="00F17902"/>
        </w:tc>
        <w:tc>
          <w:tcPr>
            <w:tcW w:w="2025" w:type="dxa"/>
          </w:tcPr>
          <w:p w14:paraId="6ED90F55" w14:textId="76D27931" w:rsidR="001A335A" w:rsidRDefault="001A335A" w:rsidP="00F17902">
            <w:r>
              <w:t>GND</w:t>
            </w:r>
          </w:p>
        </w:tc>
        <w:tc>
          <w:tcPr>
            <w:tcW w:w="4140" w:type="dxa"/>
          </w:tcPr>
          <w:p w14:paraId="182E2B4A" w14:textId="77E40529" w:rsidR="001A335A" w:rsidRDefault="00E16337" w:rsidP="00F17902">
            <w:r>
              <w:t>Ground</w:t>
            </w:r>
          </w:p>
        </w:tc>
      </w:tr>
      <w:tr w:rsidR="001A335A" w14:paraId="1549F1D3" w14:textId="77777777" w:rsidTr="001A335A">
        <w:tc>
          <w:tcPr>
            <w:tcW w:w="790" w:type="dxa"/>
          </w:tcPr>
          <w:p w14:paraId="05B67E89" w14:textId="77777777" w:rsidR="001A335A" w:rsidRDefault="001A335A" w:rsidP="00F17902"/>
        </w:tc>
        <w:tc>
          <w:tcPr>
            <w:tcW w:w="690" w:type="dxa"/>
          </w:tcPr>
          <w:p w14:paraId="45210A16" w14:textId="2EEA9D47" w:rsidR="001A335A" w:rsidRDefault="001A335A" w:rsidP="00F17902">
            <w:r>
              <w:t>54</w:t>
            </w:r>
          </w:p>
        </w:tc>
        <w:tc>
          <w:tcPr>
            <w:tcW w:w="2025" w:type="dxa"/>
          </w:tcPr>
          <w:p w14:paraId="1F8CD04D" w14:textId="438488C6" w:rsidR="001A335A" w:rsidRDefault="001A335A" w:rsidP="00F17902">
            <w:r>
              <w:t>1V1_IMX</w:t>
            </w:r>
          </w:p>
        </w:tc>
        <w:tc>
          <w:tcPr>
            <w:tcW w:w="4140" w:type="dxa"/>
          </w:tcPr>
          <w:p w14:paraId="781FD96F" w14:textId="5304463C" w:rsidR="001A335A" w:rsidRDefault="00E16337" w:rsidP="00F17902">
            <w:r>
              <w:t>1.1V supply</w:t>
            </w:r>
          </w:p>
        </w:tc>
      </w:tr>
      <w:tr w:rsidR="001A335A" w14:paraId="0F0BC259" w14:textId="77777777" w:rsidTr="001A335A">
        <w:tc>
          <w:tcPr>
            <w:tcW w:w="790" w:type="dxa"/>
          </w:tcPr>
          <w:p w14:paraId="7EDBD181" w14:textId="0D07D267" w:rsidR="001A335A" w:rsidRDefault="001A335A" w:rsidP="00F17902">
            <w:r>
              <w:t>20</w:t>
            </w:r>
          </w:p>
        </w:tc>
        <w:tc>
          <w:tcPr>
            <w:tcW w:w="690" w:type="dxa"/>
          </w:tcPr>
          <w:p w14:paraId="52012F7C" w14:textId="77777777" w:rsidR="001A335A" w:rsidRDefault="001A335A" w:rsidP="00F17902"/>
        </w:tc>
        <w:tc>
          <w:tcPr>
            <w:tcW w:w="2025" w:type="dxa"/>
          </w:tcPr>
          <w:p w14:paraId="12877800" w14:textId="04AFD77C" w:rsidR="001A335A" w:rsidRDefault="001A335A" w:rsidP="00F17902">
            <w:r>
              <w:t>GND</w:t>
            </w:r>
          </w:p>
        </w:tc>
        <w:tc>
          <w:tcPr>
            <w:tcW w:w="4140" w:type="dxa"/>
          </w:tcPr>
          <w:p w14:paraId="72134434" w14:textId="2BCB6983" w:rsidR="001A335A" w:rsidRDefault="00E16337" w:rsidP="00F17902">
            <w:r>
              <w:t>Ground</w:t>
            </w:r>
          </w:p>
        </w:tc>
      </w:tr>
      <w:tr w:rsidR="001A335A" w14:paraId="23BE2B35" w14:textId="77777777" w:rsidTr="001A335A">
        <w:tc>
          <w:tcPr>
            <w:tcW w:w="790" w:type="dxa"/>
          </w:tcPr>
          <w:p w14:paraId="7059A515" w14:textId="77777777" w:rsidR="001A335A" w:rsidRDefault="001A335A" w:rsidP="00F17902"/>
        </w:tc>
        <w:tc>
          <w:tcPr>
            <w:tcW w:w="690" w:type="dxa"/>
          </w:tcPr>
          <w:p w14:paraId="3A1F0D9E" w14:textId="111A000D" w:rsidR="001A335A" w:rsidRDefault="001A335A" w:rsidP="00F17902">
            <w:r>
              <w:t>55</w:t>
            </w:r>
          </w:p>
        </w:tc>
        <w:tc>
          <w:tcPr>
            <w:tcW w:w="2025" w:type="dxa"/>
          </w:tcPr>
          <w:p w14:paraId="545A2AF5" w14:textId="3719446B" w:rsidR="001A335A" w:rsidRDefault="001A335A" w:rsidP="00F17902">
            <w:r>
              <w:t>1V1_IMX_SNS</w:t>
            </w:r>
          </w:p>
        </w:tc>
        <w:tc>
          <w:tcPr>
            <w:tcW w:w="4140" w:type="dxa"/>
          </w:tcPr>
          <w:p w14:paraId="222EDA90" w14:textId="115B9753" w:rsidR="001A335A" w:rsidRDefault="00E16337" w:rsidP="00F17902">
            <w:r>
              <w:t>1.1V sense</w:t>
            </w:r>
          </w:p>
        </w:tc>
      </w:tr>
      <w:tr w:rsidR="001A335A" w14:paraId="15F031C1" w14:textId="77777777" w:rsidTr="001A335A">
        <w:tc>
          <w:tcPr>
            <w:tcW w:w="790" w:type="dxa"/>
          </w:tcPr>
          <w:p w14:paraId="31E39D10" w14:textId="42CDD7F8" w:rsidR="001A335A" w:rsidRDefault="001A335A" w:rsidP="00F17902">
            <w:r>
              <w:t>21</w:t>
            </w:r>
          </w:p>
        </w:tc>
        <w:tc>
          <w:tcPr>
            <w:tcW w:w="690" w:type="dxa"/>
          </w:tcPr>
          <w:p w14:paraId="040D4C41" w14:textId="77777777" w:rsidR="001A335A" w:rsidRDefault="001A335A" w:rsidP="00F17902"/>
        </w:tc>
        <w:tc>
          <w:tcPr>
            <w:tcW w:w="2025" w:type="dxa"/>
          </w:tcPr>
          <w:p w14:paraId="0D32FA23" w14:textId="3BCAE3BA" w:rsidR="001A335A" w:rsidRDefault="001A335A" w:rsidP="00F17902">
            <w:r>
              <w:t>GND</w:t>
            </w:r>
          </w:p>
        </w:tc>
        <w:tc>
          <w:tcPr>
            <w:tcW w:w="4140" w:type="dxa"/>
          </w:tcPr>
          <w:p w14:paraId="77B2BDBE" w14:textId="1352A1CE" w:rsidR="001A335A" w:rsidRDefault="00E16337" w:rsidP="00F17902">
            <w:r>
              <w:t>Ground</w:t>
            </w:r>
          </w:p>
        </w:tc>
      </w:tr>
      <w:tr w:rsidR="001A335A" w14:paraId="6996CF50" w14:textId="77777777" w:rsidTr="001A335A">
        <w:tc>
          <w:tcPr>
            <w:tcW w:w="790" w:type="dxa"/>
          </w:tcPr>
          <w:p w14:paraId="0154AFB0" w14:textId="77777777" w:rsidR="001A335A" w:rsidRDefault="001A335A" w:rsidP="00F17902"/>
        </w:tc>
        <w:tc>
          <w:tcPr>
            <w:tcW w:w="690" w:type="dxa"/>
          </w:tcPr>
          <w:p w14:paraId="28E4A764" w14:textId="564825A5" w:rsidR="001A335A" w:rsidRDefault="001A335A" w:rsidP="00F17902">
            <w:r>
              <w:t>56</w:t>
            </w:r>
          </w:p>
        </w:tc>
        <w:tc>
          <w:tcPr>
            <w:tcW w:w="2025" w:type="dxa"/>
          </w:tcPr>
          <w:p w14:paraId="66F6607F" w14:textId="44515E83" w:rsidR="001A335A" w:rsidRDefault="001A335A" w:rsidP="00F17902">
            <w:r>
              <w:t>4V0_REG</w:t>
            </w:r>
          </w:p>
        </w:tc>
        <w:tc>
          <w:tcPr>
            <w:tcW w:w="4140" w:type="dxa"/>
          </w:tcPr>
          <w:p w14:paraId="14E0E42F" w14:textId="6F2E92D8" w:rsidR="001A335A" w:rsidRDefault="0082256C" w:rsidP="00F17902">
            <w:r>
              <w:t>4V</w:t>
            </w:r>
            <w:r w:rsidR="00556734">
              <w:t xml:space="preserve"> supply</w:t>
            </w:r>
          </w:p>
        </w:tc>
      </w:tr>
      <w:tr w:rsidR="001A335A" w14:paraId="5D633DA9" w14:textId="77777777" w:rsidTr="001A335A">
        <w:tc>
          <w:tcPr>
            <w:tcW w:w="790" w:type="dxa"/>
          </w:tcPr>
          <w:p w14:paraId="75114249" w14:textId="3EB55507" w:rsidR="001A335A" w:rsidRDefault="001A335A" w:rsidP="00F17902">
            <w:r>
              <w:t>22</w:t>
            </w:r>
          </w:p>
        </w:tc>
        <w:tc>
          <w:tcPr>
            <w:tcW w:w="690" w:type="dxa"/>
          </w:tcPr>
          <w:p w14:paraId="3228DE82" w14:textId="77777777" w:rsidR="001A335A" w:rsidRDefault="001A335A" w:rsidP="00F17902"/>
        </w:tc>
        <w:tc>
          <w:tcPr>
            <w:tcW w:w="2025" w:type="dxa"/>
          </w:tcPr>
          <w:p w14:paraId="64ED01F5" w14:textId="26174E7A" w:rsidR="001A335A" w:rsidRDefault="001A335A" w:rsidP="00F17902">
            <w:r>
              <w:t>GND</w:t>
            </w:r>
          </w:p>
        </w:tc>
        <w:tc>
          <w:tcPr>
            <w:tcW w:w="4140" w:type="dxa"/>
          </w:tcPr>
          <w:p w14:paraId="737100F2" w14:textId="67F38754" w:rsidR="001A335A" w:rsidRDefault="00556734" w:rsidP="00F17902">
            <w:r>
              <w:t>Ground</w:t>
            </w:r>
          </w:p>
        </w:tc>
      </w:tr>
      <w:tr w:rsidR="001A335A" w14:paraId="221F1E1F" w14:textId="77777777" w:rsidTr="001A335A">
        <w:tc>
          <w:tcPr>
            <w:tcW w:w="790" w:type="dxa"/>
          </w:tcPr>
          <w:p w14:paraId="2C7B6ECC" w14:textId="77777777" w:rsidR="001A335A" w:rsidRDefault="001A335A" w:rsidP="00F17902"/>
        </w:tc>
        <w:tc>
          <w:tcPr>
            <w:tcW w:w="690" w:type="dxa"/>
          </w:tcPr>
          <w:p w14:paraId="165647F3" w14:textId="2A3CFD46" w:rsidR="001A335A" w:rsidRDefault="001A335A" w:rsidP="00F17902">
            <w:r>
              <w:t>57</w:t>
            </w:r>
          </w:p>
        </w:tc>
        <w:tc>
          <w:tcPr>
            <w:tcW w:w="2025" w:type="dxa"/>
          </w:tcPr>
          <w:p w14:paraId="071305D4" w14:textId="56A30029" w:rsidR="001A335A" w:rsidRDefault="001A335A" w:rsidP="00F17902">
            <w:r>
              <w:t>4V0_REG</w:t>
            </w:r>
          </w:p>
        </w:tc>
        <w:tc>
          <w:tcPr>
            <w:tcW w:w="4140" w:type="dxa"/>
          </w:tcPr>
          <w:p w14:paraId="7FD3539A" w14:textId="4742CC88" w:rsidR="001A335A" w:rsidRDefault="00556734" w:rsidP="00F17902">
            <w:r>
              <w:t>4V supply</w:t>
            </w:r>
          </w:p>
        </w:tc>
      </w:tr>
      <w:tr w:rsidR="001A335A" w14:paraId="55B62BAA" w14:textId="77777777" w:rsidTr="001A335A">
        <w:tc>
          <w:tcPr>
            <w:tcW w:w="790" w:type="dxa"/>
          </w:tcPr>
          <w:p w14:paraId="3A65286A" w14:textId="068A905F" w:rsidR="001A335A" w:rsidRDefault="001A335A" w:rsidP="00F17902">
            <w:r>
              <w:t>23</w:t>
            </w:r>
          </w:p>
        </w:tc>
        <w:tc>
          <w:tcPr>
            <w:tcW w:w="690" w:type="dxa"/>
          </w:tcPr>
          <w:p w14:paraId="55CC49E4" w14:textId="77777777" w:rsidR="001A335A" w:rsidRDefault="001A335A" w:rsidP="00F17902"/>
        </w:tc>
        <w:tc>
          <w:tcPr>
            <w:tcW w:w="2025" w:type="dxa"/>
          </w:tcPr>
          <w:p w14:paraId="193B9270" w14:textId="2ACA67CB" w:rsidR="001A335A" w:rsidRDefault="001A335A" w:rsidP="00F17902">
            <w:r>
              <w:t>GND</w:t>
            </w:r>
          </w:p>
        </w:tc>
        <w:tc>
          <w:tcPr>
            <w:tcW w:w="4140" w:type="dxa"/>
          </w:tcPr>
          <w:p w14:paraId="1D6D87AA" w14:textId="6DCAA18E" w:rsidR="001A335A" w:rsidRDefault="00556734" w:rsidP="00F17902">
            <w:r>
              <w:t>Ground</w:t>
            </w:r>
          </w:p>
        </w:tc>
      </w:tr>
      <w:tr w:rsidR="001A335A" w14:paraId="0A96C919" w14:textId="77777777" w:rsidTr="001A335A">
        <w:tc>
          <w:tcPr>
            <w:tcW w:w="790" w:type="dxa"/>
          </w:tcPr>
          <w:p w14:paraId="23DC2456" w14:textId="77777777" w:rsidR="001A335A" w:rsidRDefault="001A335A" w:rsidP="00F17902"/>
        </w:tc>
        <w:tc>
          <w:tcPr>
            <w:tcW w:w="690" w:type="dxa"/>
          </w:tcPr>
          <w:p w14:paraId="4F6ACF82" w14:textId="7A57C00D" w:rsidR="001A335A" w:rsidRDefault="001A335A" w:rsidP="00F17902">
            <w:r>
              <w:t>58</w:t>
            </w:r>
          </w:p>
        </w:tc>
        <w:tc>
          <w:tcPr>
            <w:tcW w:w="2025" w:type="dxa"/>
          </w:tcPr>
          <w:p w14:paraId="4FA78704" w14:textId="2DEBF287" w:rsidR="001A335A" w:rsidRDefault="001A335A" w:rsidP="00F17902">
            <w:r>
              <w:t>3V3_IMX_SNS</w:t>
            </w:r>
          </w:p>
        </w:tc>
        <w:tc>
          <w:tcPr>
            <w:tcW w:w="4140" w:type="dxa"/>
          </w:tcPr>
          <w:p w14:paraId="68F387A8" w14:textId="348C5E99" w:rsidR="001A335A" w:rsidRDefault="00556734" w:rsidP="00F17902">
            <w:r>
              <w:t xml:space="preserve">3.3V </w:t>
            </w:r>
            <w:r w:rsidR="006353F3">
              <w:t>se</w:t>
            </w:r>
            <w:r w:rsidR="00E44376">
              <w:t>n</w:t>
            </w:r>
            <w:r w:rsidR="006353F3">
              <w:t>se</w:t>
            </w:r>
          </w:p>
        </w:tc>
      </w:tr>
      <w:tr w:rsidR="001A335A" w14:paraId="74856FF2" w14:textId="77777777" w:rsidTr="001A335A">
        <w:tc>
          <w:tcPr>
            <w:tcW w:w="790" w:type="dxa"/>
          </w:tcPr>
          <w:p w14:paraId="4D9E95BC" w14:textId="5372AC65" w:rsidR="001A335A" w:rsidRDefault="001A335A" w:rsidP="00F17902">
            <w:r>
              <w:t>24</w:t>
            </w:r>
          </w:p>
        </w:tc>
        <w:tc>
          <w:tcPr>
            <w:tcW w:w="690" w:type="dxa"/>
          </w:tcPr>
          <w:p w14:paraId="57E32CC1" w14:textId="77777777" w:rsidR="001A335A" w:rsidRDefault="001A335A" w:rsidP="00F17902"/>
        </w:tc>
        <w:tc>
          <w:tcPr>
            <w:tcW w:w="2025" w:type="dxa"/>
          </w:tcPr>
          <w:p w14:paraId="4138D1B0" w14:textId="461A9844" w:rsidR="001A335A" w:rsidRDefault="001A335A" w:rsidP="00F17902">
            <w:r>
              <w:t>GND</w:t>
            </w:r>
          </w:p>
        </w:tc>
        <w:tc>
          <w:tcPr>
            <w:tcW w:w="4140" w:type="dxa"/>
          </w:tcPr>
          <w:p w14:paraId="3BD12428" w14:textId="281BC5DF" w:rsidR="001A335A" w:rsidRDefault="006353F3" w:rsidP="00F17902">
            <w:r>
              <w:t>Ground</w:t>
            </w:r>
          </w:p>
        </w:tc>
      </w:tr>
      <w:tr w:rsidR="001A335A" w14:paraId="1DBEE5A7" w14:textId="77777777" w:rsidTr="001A335A">
        <w:tc>
          <w:tcPr>
            <w:tcW w:w="790" w:type="dxa"/>
          </w:tcPr>
          <w:p w14:paraId="30684A7A" w14:textId="77777777" w:rsidR="001A335A" w:rsidRDefault="001A335A" w:rsidP="00F17902"/>
        </w:tc>
        <w:tc>
          <w:tcPr>
            <w:tcW w:w="690" w:type="dxa"/>
          </w:tcPr>
          <w:p w14:paraId="2BFDFE2B" w14:textId="39D693C4" w:rsidR="001A335A" w:rsidRDefault="001A335A" w:rsidP="00F17902">
            <w:r>
              <w:t>59</w:t>
            </w:r>
          </w:p>
        </w:tc>
        <w:tc>
          <w:tcPr>
            <w:tcW w:w="2025" w:type="dxa"/>
          </w:tcPr>
          <w:p w14:paraId="4A0C74EA" w14:textId="67738916" w:rsidR="001A335A" w:rsidRDefault="001A335A" w:rsidP="00F17902">
            <w:r>
              <w:t>2V9_IMX_SNS</w:t>
            </w:r>
          </w:p>
        </w:tc>
        <w:tc>
          <w:tcPr>
            <w:tcW w:w="4140" w:type="dxa"/>
          </w:tcPr>
          <w:p w14:paraId="5AEDFED0" w14:textId="13ACC7B4" w:rsidR="001A335A" w:rsidRDefault="006353F3" w:rsidP="00F17902">
            <w:r>
              <w:t>2.9V sense</w:t>
            </w:r>
          </w:p>
        </w:tc>
      </w:tr>
      <w:tr w:rsidR="001A335A" w14:paraId="0E3680B2" w14:textId="77777777" w:rsidTr="001A335A">
        <w:tc>
          <w:tcPr>
            <w:tcW w:w="790" w:type="dxa"/>
          </w:tcPr>
          <w:p w14:paraId="165AA274" w14:textId="33D6CEAD" w:rsidR="001A335A" w:rsidRDefault="001A335A" w:rsidP="00F17902">
            <w:r>
              <w:t>25</w:t>
            </w:r>
          </w:p>
        </w:tc>
        <w:tc>
          <w:tcPr>
            <w:tcW w:w="690" w:type="dxa"/>
          </w:tcPr>
          <w:p w14:paraId="2E16EF9E" w14:textId="77777777" w:rsidR="001A335A" w:rsidRDefault="001A335A" w:rsidP="00F17902"/>
        </w:tc>
        <w:tc>
          <w:tcPr>
            <w:tcW w:w="2025" w:type="dxa"/>
          </w:tcPr>
          <w:p w14:paraId="40F35212" w14:textId="62385C96" w:rsidR="001A335A" w:rsidRDefault="001A335A" w:rsidP="00F17902">
            <w:r>
              <w:t>IMX_2V9_EN_BUF</w:t>
            </w:r>
          </w:p>
        </w:tc>
        <w:tc>
          <w:tcPr>
            <w:tcW w:w="4140" w:type="dxa"/>
          </w:tcPr>
          <w:p w14:paraId="51A055EE" w14:textId="21E4C403" w:rsidR="001A335A" w:rsidRDefault="00950B35" w:rsidP="00F17902">
            <w:r>
              <w:t>2.9V power enable</w:t>
            </w:r>
          </w:p>
        </w:tc>
      </w:tr>
      <w:tr w:rsidR="001A335A" w14:paraId="70F0AFBD" w14:textId="77777777" w:rsidTr="001A335A">
        <w:tc>
          <w:tcPr>
            <w:tcW w:w="790" w:type="dxa"/>
          </w:tcPr>
          <w:p w14:paraId="3ECB9575" w14:textId="77777777" w:rsidR="001A335A" w:rsidRDefault="001A335A" w:rsidP="00F17902"/>
        </w:tc>
        <w:tc>
          <w:tcPr>
            <w:tcW w:w="690" w:type="dxa"/>
          </w:tcPr>
          <w:p w14:paraId="2331745C" w14:textId="0AE25408" w:rsidR="001A335A" w:rsidRDefault="001A335A" w:rsidP="00F17902">
            <w:r>
              <w:t>60</w:t>
            </w:r>
          </w:p>
        </w:tc>
        <w:tc>
          <w:tcPr>
            <w:tcW w:w="2025" w:type="dxa"/>
          </w:tcPr>
          <w:p w14:paraId="3B49B282" w14:textId="0C8E94F2" w:rsidR="001A335A" w:rsidRDefault="001A335A" w:rsidP="00F17902">
            <w:r>
              <w:t>IMX_3V3_EN_BUF</w:t>
            </w:r>
          </w:p>
        </w:tc>
        <w:tc>
          <w:tcPr>
            <w:tcW w:w="4140" w:type="dxa"/>
          </w:tcPr>
          <w:p w14:paraId="1551EAD6" w14:textId="1361EBE4" w:rsidR="001A335A" w:rsidRDefault="003F1F94" w:rsidP="00F17902">
            <w:r>
              <w:t>3.3V power enable</w:t>
            </w:r>
          </w:p>
        </w:tc>
      </w:tr>
      <w:tr w:rsidR="001A335A" w14:paraId="62D1F2B8" w14:textId="77777777" w:rsidTr="001A335A">
        <w:tc>
          <w:tcPr>
            <w:tcW w:w="790" w:type="dxa"/>
          </w:tcPr>
          <w:p w14:paraId="464C3B98" w14:textId="0F3894F3" w:rsidR="001A335A" w:rsidRDefault="001A335A" w:rsidP="00F17902">
            <w:r>
              <w:t>26</w:t>
            </w:r>
          </w:p>
        </w:tc>
        <w:tc>
          <w:tcPr>
            <w:tcW w:w="690" w:type="dxa"/>
          </w:tcPr>
          <w:p w14:paraId="75971659" w14:textId="77777777" w:rsidR="001A335A" w:rsidRDefault="001A335A" w:rsidP="00F17902"/>
        </w:tc>
        <w:tc>
          <w:tcPr>
            <w:tcW w:w="2025" w:type="dxa"/>
          </w:tcPr>
          <w:p w14:paraId="40415642" w14:textId="47FD6667" w:rsidR="001A335A" w:rsidRDefault="001A335A" w:rsidP="00F17902">
            <w:r>
              <w:t>IMX_HEATER_N</w:t>
            </w:r>
          </w:p>
        </w:tc>
        <w:tc>
          <w:tcPr>
            <w:tcW w:w="4140" w:type="dxa"/>
          </w:tcPr>
          <w:p w14:paraId="2596FA9E" w14:textId="53A1A1D8" w:rsidR="001A335A" w:rsidRDefault="003D0F37" w:rsidP="00F17902">
            <w:r>
              <w:t xml:space="preserve">Sensor </w:t>
            </w:r>
            <w:r w:rsidR="00371D7C">
              <w:t xml:space="preserve">board </w:t>
            </w:r>
            <w:r>
              <w:t>heater -</w:t>
            </w:r>
          </w:p>
        </w:tc>
      </w:tr>
      <w:tr w:rsidR="001A335A" w14:paraId="358A2496" w14:textId="77777777" w:rsidTr="001A335A">
        <w:tc>
          <w:tcPr>
            <w:tcW w:w="790" w:type="dxa"/>
          </w:tcPr>
          <w:p w14:paraId="1CA62806" w14:textId="77777777" w:rsidR="001A335A" w:rsidRDefault="001A335A" w:rsidP="00F17902"/>
        </w:tc>
        <w:tc>
          <w:tcPr>
            <w:tcW w:w="690" w:type="dxa"/>
          </w:tcPr>
          <w:p w14:paraId="2D5A203C" w14:textId="154F4621" w:rsidR="001A335A" w:rsidRDefault="001A335A" w:rsidP="00F17902">
            <w:r>
              <w:t>61</w:t>
            </w:r>
          </w:p>
        </w:tc>
        <w:tc>
          <w:tcPr>
            <w:tcW w:w="2025" w:type="dxa"/>
          </w:tcPr>
          <w:p w14:paraId="75935E28" w14:textId="403B5B11" w:rsidR="001A335A" w:rsidRDefault="001A335A" w:rsidP="00F17902">
            <w:r>
              <w:t>IMX_HEATER_P</w:t>
            </w:r>
          </w:p>
        </w:tc>
        <w:tc>
          <w:tcPr>
            <w:tcW w:w="4140" w:type="dxa"/>
          </w:tcPr>
          <w:p w14:paraId="319025DC" w14:textId="7945CF19" w:rsidR="001A335A" w:rsidRDefault="003D0F37" w:rsidP="00F17902">
            <w:r>
              <w:t>Senso</w:t>
            </w:r>
            <w:r w:rsidR="00371D7C">
              <w:t>r board</w:t>
            </w:r>
            <w:r>
              <w:t xml:space="preserve"> heater +</w:t>
            </w:r>
          </w:p>
        </w:tc>
      </w:tr>
      <w:tr w:rsidR="001A335A" w14:paraId="6A851727" w14:textId="77777777" w:rsidTr="001A335A">
        <w:tc>
          <w:tcPr>
            <w:tcW w:w="790" w:type="dxa"/>
          </w:tcPr>
          <w:p w14:paraId="64DD0F68" w14:textId="48782C76" w:rsidR="001A335A" w:rsidRDefault="001A335A" w:rsidP="00F17902">
            <w:r>
              <w:t>27</w:t>
            </w:r>
          </w:p>
        </w:tc>
        <w:tc>
          <w:tcPr>
            <w:tcW w:w="690" w:type="dxa"/>
          </w:tcPr>
          <w:p w14:paraId="0FA4EBB1" w14:textId="77777777" w:rsidR="001A335A" w:rsidRDefault="001A335A" w:rsidP="00F17902"/>
        </w:tc>
        <w:tc>
          <w:tcPr>
            <w:tcW w:w="2025" w:type="dxa"/>
          </w:tcPr>
          <w:p w14:paraId="44F28FC9" w14:textId="18E72C80" w:rsidR="001A335A" w:rsidRDefault="001A335A" w:rsidP="00F17902">
            <w:r>
              <w:t>GND</w:t>
            </w:r>
          </w:p>
        </w:tc>
        <w:tc>
          <w:tcPr>
            <w:tcW w:w="4140" w:type="dxa"/>
          </w:tcPr>
          <w:p w14:paraId="2882EB7C" w14:textId="1E96ED23" w:rsidR="001A335A" w:rsidRDefault="003D0F37" w:rsidP="00F17902">
            <w:r>
              <w:t>Ground</w:t>
            </w:r>
          </w:p>
        </w:tc>
      </w:tr>
      <w:tr w:rsidR="001A335A" w14:paraId="2B271A45" w14:textId="77777777" w:rsidTr="001A335A">
        <w:tc>
          <w:tcPr>
            <w:tcW w:w="790" w:type="dxa"/>
          </w:tcPr>
          <w:p w14:paraId="391D88EE" w14:textId="77777777" w:rsidR="001A335A" w:rsidRDefault="001A335A" w:rsidP="00F17902"/>
        </w:tc>
        <w:tc>
          <w:tcPr>
            <w:tcW w:w="690" w:type="dxa"/>
          </w:tcPr>
          <w:p w14:paraId="3D1AF7C4" w14:textId="057CBFAE" w:rsidR="001A335A" w:rsidRDefault="001A335A" w:rsidP="00F17902">
            <w:r>
              <w:t>62</w:t>
            </w:r>
          </w:p>
        </w:tc>
        <w:tc>
          <w:tcPr>
            <w:tcW w:w="2025" w:type="dxa"/>
          </w:tcPr>
          <w:p w14:paraId="4E9FFADC" w14:textId="12F0ECB7" w:rsidR="001A335A" w:rsidRDefault="001A335A" w:rsidP="00F17902">
            <w:r>
              <w:t>IMX_SPI_XCE_BUF</w:t>
            </w:r>
          </w:p>
        </w:tc>
        <w:tc>
          <w:tcPr>
            <w:tcW w:w="4140" w:type="dxa"/>
          </w:tcPr>
          <w:p w14:paraId="6A67AFE6" w14:textId="27CFB356" w:rsidR="001A335A" w:rsidRDefault="00FB3E4F" w:rsidP="00F17902">
            <w:r>
              <w:t>SPI CE</w:t>
            </w:r>
          </w:p>
        </w:tc>
      </w:tr>
      <w:tr w:rsidR="001A335A" w14:paraId="54DF75BE" w14:textId="77777777" w:rsidTr="001A335A">
        <w:tc>
          <w:tcPr>
            <w:tcW w:w="790" w:type="dxa"/>
          </w:tcPr>
          <w:p w14:paraId="50DDE1D0" w14:textId="025EC067" w:rsidR="001A335A" w:rsidRDefault="001A335A" w:rsidP="00F17902">
            <w:r>
              <w:t>28</w:t>
            </w:r>
          </w:p>
        </w:tc>
        <w:tc>
          <w:tcPr>
            <w:tcW w:w="690" w:type="dxa"/>
          </w:tcPr>
          <w:p w14:paraId="6B2CBCEE" w14:textId="77777777" w:rsidR="001A335A" w:rsidRDefault="001A335A" w:rsidP="00F17902"/>
        </w:tc>
        <w:tc>
          <w:tcPr>
            <w:tcW w:w="2025" w:type="dxa"/>
          </w:tcPr>
          <w:p w14:paraId="2E58E488" w14:textId="509E5101" w:rsidR="001A335A" w:rsidRDefault="001A335A" w:rsidP="00F17902">
            <w:r>
              <w:t>GND</w:t>
            </w:r>
          </w:p>
        </w:tc>
        <w:tc>
          <w:tcPr>
            <w:tcW w:w="4140" w:type="dxa"/>
          </w:tcPr>
          <w:p w14:paraId="234408CE" w14:textId="68C3ED0D" w:rsidR="001A335A" w:rsidRDefault="00FB3E4F" w:rsidP="00F17902">
            <w:r>
              <w:t>Ground</w:t>
            </w:r>
          </w:p>
        </w:tc>
      </w:tr>
      <w:tr w:rsidR="001A335A" w14:paraId="7652312B" w14:textId="77777777" w:rsidTr="001A335A">
        <w:tc>
          <w:tcPr>
            <w:tcW w:w="790" w:type="dxa"/>
          </w:tcPr>
          <w:p w14:paraId="0B13538C" w14:textId="77777777" w:rsidR="001A335A" w:rsidRDefault="001A335A" w:rsidP="00F17902"/>
        </w:tc>
        <w:tc>
          <w:tcPr>
            <w:tcW w:w="690" w:type="dxa"/>
          </w:tcPr>
          <w:p w14:paraId="7F78DD80" w14:textId="74AA1993" w:rsidR="001A335A" w:rsidRDefault="001A335A" w:rsidP="00F17902">
            <w:r>
              <w:t>63</w:t>
            </w:r>
          </w:p>
        </w:tc>
        <w:tc>
          <w:tcPr>
            <w:tcW w:w="2025" w:type="dxa"/>
          </w:tcPr>
          <w:p w14:paraId="5AD667D1" w14:textId="4E1528D6" w:rsidR="001A335A" w:rsidRDefault="001A335A" w:rsidP="00F17902">
            <w:r>
              <w:t>IMX_SPI_SDO</w:t>
            </w:r>
          </w:p>
        </w:tc>
        <w:tc>
          <w:tcPr>
            <w:tcW w:w="4140" w:type="dxa"/>
          </w:tcPr>
          <w:p w14:paraId="6E59A18D" w14:textId="16AAE36A" w:rsidR="001A335A" w:rsidRDefault="00FB3E4F" w:rsidP="00F17902">
            <w:r>
              <w:t xml:space="preserve">SPI </w:t>
            </w:r>
            <w:r w:rsidR="00512F08">
              <w:t>SDO</w:t>
            </w:r>
          </w:p>
        </w:tc>
      </w:tr>
      <w:tr w:rsidR="001A335A" w14:paraId="42D21EA8" w14:textId="77777777" w:rsidTr="001A335A">
        <w:tc>
          <w:tcPr>
            <w:tcW w:w="790" w:type="dxa"/>
          </w:tcPr>
          <w:p w14:paraId="376CF94E" w14:textId="79A2730B" w:rsidR="001A335A" w:rsidRDefault="001A335A" w:rsidP="00F17902">
            <w:r>
              <w:t>29</w:t>
            </w:r>
          </w:p>
        </w:tc>
        <w:tc>
          <w:tcPr>
            <w:tcW w:w="690" w:type="dxa"/>
          </w:tcPr>
          <w:p w14:paraId="6AA4F954" w14:textId="77777777" w:rsidR="001A335A" w:rsidRDefault="001A335A" w:rsidP="00F17902"/>
        </w:tc>
        <w:tc>
          <w:tcPr>
            <w:tcW w:w="2025" w:type="dxa"/>
          </w:tcPr>
          <w:p w14:paraId="55FDFD1B" w14:textId="329844C2" w:rsidR="001A335A" w:rsidRDefault="001A335A" w:rsidP="00F17902">
            <w:r>
              <w:t>GND</w:t>
            </w:r>
          </w:p>
        </w:tc>
        <w:tc>
          <w:tcPr>
            <w:tcW w:w="4140" w:type="dxa"/>
          </w:tcPr>
          <w:p w14:paraId="0BE3DCBD" w14:textId="3F6A0CE6" w:rsidR="001A335A" w:rsidRDefault="00FB3E4F" w:rsidP="00F17902">
            <w:r>
              <w:t>Ground</w:t>
            </w:r>
          </w:p>
        </w:tc>
      </w:tr>
      <w:tr w:rsidR="001A335A" w14:paraId="61A51901" w14:textId="77777777" w:rsidTr="001A335A">
        <w:tc>
          <w:tcPr>
            <w:tcW w:w="790" w:type="dxa"/>
          </w:tcPr>
          <w:p w14:paraId="5BE646CC" w14:textId="77777777" w:rsidR="001A335A" w:rsidRDefault="001A335A" w:rsidP="00F17902"/>
        </w:tc>
        <w:tc>
          <w:tcPr>
            <w:tcW w:w="690" w:type="dxa"/>
          </w:tcPr>
          <w:p w14:paraId="2C36F898" w14:textId="11A9C027" w:rsidR="001A335A" w:rsidRDefault="001A335A" w:rsidP="00F17902">
            <w:r>
              <w:t>64</w:t>
            </w:r>
          </w:p>
        </w:tc>
        <w:tc>
          <w:tcPr>
            <w:tcW w:w="2025" w:type="dxa"/>
          </w:tcPr>
          <w:p w14:paraId="53EBBC0E" w14:textId="0B5611E5" w:rsidR="001A335A" w:rsidRDefault="001A335A" w:rsidP="00F17902">
            <w:r>
              <w:t>IMX_SPI_SCK_BUF</w:t>
            </w:r>
          </w:p>
        </w:tc>
        <w:tc>
          <w:tcPr>
            <w:tcW w:w="4140" w:type="dxa"/>
          </w:tcPr>
          <w:p w14:paraId="159A40F3" w14:textId="47F2F5C9" w:rsidR="001A335A" w:rsidRDefault="00512F08" w:rsidP="00F17902">
            <w:r>
              <w:t>SPI SCK</w:t>
            </w:r>
          </w:p>
        </w:tc>
      </w:tr>
      <w:tr w:rsidR="001A335A" w14:paraId="319746F2" w14:textId="77777777" w:rsidTr="001A335A">
        <w:tc>
          <w:tcPr>
            <w:tcW w:w="790" w:type="dxa"/>
          </w:tcPr>
          <w:p w14:paraId="0CC47436" w14:textId="1A37112A" w:rsidR="001A335A" w:rsidRDefault="001A335A" w:rsidP="00F17902">
            <w:r>
              <w:t>30</w:t>
            </w:r>
          </w:p>
        </w:tc>
        <w:tc>
          <w:tcPr>
            <w:tcW w:w="690" w:type="dxa"/>
          </w:tcPr>
          <w:p w14:paraId="67AB062B" w14:textId="77777777" w:rsidR="001A335A" w:rsidRDefault="001A335A" w:rsidP="00F17902"/>
        </w:tc>
        <w:tc>
          <w:tcPr>
            <w:tcW w:w="2025" w:type="dxa"/>
          </w:tcPr>
          <w:p w14:paraId="2718958F" w14:textId="51A47AA8" w:rsidR="001A335A" w:rsidRDefault="001A335A" w:rsidP="00F17902">
            <w:r>
              <w:t>GND</w:t>
            </w:r>
          </w:p>
        </w:tc>
        <w:tc>
          <w:tcPr>
            <w:tcW w:w="4140" w:type="dxa"/>
          </w:tcPr>
          <w:p w14:paraId="752E650A" w14:textId="627DB316" w:rsidR="001A335A" w:rsidRDefault="00FB3E4F" w:rsidP="00F17902">
            <w:r>
              <w:t>Ground</w:t>
            </w:r>
          </w:p>
        </w:tc>
      </w:tr>
      <w:tr w:rsidR="001A335A" w14:paraId="286005A6" w14:textId="77777777" w:rsidTr="001A335A">
        <w:tc>
          <w:tcPr>
            <w:tcW w:w="790" w:type="dxa"/>
          </w:tcPr>
          <w:p w14:paraId="700CA161" w14:textId="77777777" w:rsidR="001A335A" w:rsidRDefault="001A335A" w:rsidP="00F17902"/>
        </w:tc>
        <w:tc>
          <w:tcPr>
            <w:tcW w:w="690" w:type="dxa"/>
          </w:tcPr>
          <w:p w14:paraId="2F97F4AF" w14:textId="60D17AA2" w:rsidR="001A335A" w:rsidRDefault="001A335A" w:rsidP="00F17902">
            <w:r>
              <w:t>65</w:t>
            </w:r>
          </w:p>
        </w:tc>
        <w:tc>
          <w:tcPr>
            <w:tcW w:w="2025" w:type="dxa"/>
          </w:tcPr>
          <w:p w14:paraId="7392AD85" w14:textId="25A98F19" w:rsidR="001A335A" w:rsidRDefault="001A335A" w:rsidP="00F17902">
            <w:r>
              <w:t>IMX_SPI_SDI_BUF</w:t>
            </w:r>
          </w:p>
        </w:tc>
        <w:tc>
          <w:tcPr>
            <w:tcW w:w="4140" w:type="dxa"/>
          </w:tcPr>
          <w:p w14:paraId="5D17C040" w14:textId="739DCC6B" w:rsidR="001A335A" w:rsidRDefault="00512F08" w:rsidP="00F17902">
            <w:r>
              <w:t>SPI SDI</w:t>
            </w:r>
          </w:p>
        </w:tc>
      </w:tr>
      <w:tr w:rsidR="001A335A" w14:paraId="57289AB8" w14:textId="77777777" w:rsidTr="001A335A">
        <w:tc>
          <w:tcPr>
            <w:tcW w:w="790" w:type="dxa"/>
          </w:tcPr>
          <w:p w14:paraId="2B275868" w14:textId="469C7AD1" w:rsidR="001A335A" w:rsidRDefault="001A335A" w:rsidP="00F17902">
            <w:r>
              <w:t>31</w:t>
            </w:r>
          </w:p>
        </w:tc>
        <w:tc>
          <w:tcPr>
            <w:tcW w:w="690" w:type="dxa"/>
          </w:tcPr>
          <w:p w14:paraId="1F775A10" w14:textId="77777777" w:rsidR="001A335A" w:rsidRDefault="001A335A" w:rsidP="00F17902"/>
        </w:tc>
        <w:tc>
          <w:tcPr>
            <w:tcW w:w="2025" w:type="dxa"/>
          </w:tcPr>
          <w:p w14:paraId="40C6C7D8" w14:textId="3755E7DA" w:rsidR="001A335A" w:rsidRDefault="001A335A" w:rsidP="00F17902">
            <w:r>
              <w:t>GND</w:t>
            </w:r>
          </w:p>
        </w:tc>
        <w:tc>
          <w:tcPr>
            <w:tcW w:w="4140" w:type="dxa"/>
          </w:tcPr>
          <w:p w14:paraId="24ED6D81" w14:textId="0B4C438A" w:rsidR="001A335A" w:rsidRDefault="00FB3E4F" w:rsidP="00F17902">
            <w:r>
              <w:t>Ground</w:t>
            </w:r>
          </w:p>
        </w:tc>
      </w:tr>
      <w:tr w:rsidR="001A335A" w14:paraId="300697A1" w14:textId="77777777" w:rsidTr="001A335A">
        <w:tc>
          <w:tcPr>
            <w:tcW w:w="790" w:type="dxa"/>
          </w:tcPr>
          <w:p w14:paraId="5CD496DB" w14:textId="77777777" w:rsidR="001A335A" w:rsidRDefault="001A335A" w:rsidP="00F17902"/>
        </w:tc>
        <w:tc>
          <w:tcPr>
            <w:tcW w:w="690" w:type="dxa"/>
          </w:tcPr>
          <w:p w14:paraId="62AC3A2E" w14:textId="2C6C15CE" w:rsidR="001A335A" w:rsidRDefault="001A335A" w:rsidP="00F17902">
            <w:r>
              <w:t>66</w:t>
            </w:r>
          </w:p>
        </w:tc>
        <w:tc>
          <w:tcPr>
            <w:tcW w:w="2025" w:type="dxa"/>
          </w:tcPr>
          <w:p w14:paraId="0440E2C3" w14:textId="59F71041" w:rsidR="001A335A" w:rsidRDefault="001A335A" w:rsidP="00F17902">
            <w:r>
              <w:t>IMX_XCLR_BUF</w:t>
            </w:r>
          </w:p>
        </w:tc>
        <w:tc>
          <w:tcPr>
            <w:tcW w:w="4140" w:type="dxa"/>
          </w:tcPr>
          <w:p w14:paraId="48480378" w14:textId="0C123FCC" w:rsidR="001A335A" w:rsidRDefault="00BC6810" w:rsidP="00F17902">
            <w:r>
              <w:t>Sensor CLR</w:t>
            </w:r>
          </w:p>
        </w:tc>
      </w:tr>
      <w:tr w:rsidR="001A335A" w14:paraId="6C8CBB19" w14:textId="77777777" w:rsidTr="001A335A">
        <w:tc>
          <w:tcPr>
            <w:tcW w:w="790" w:type="dxa"/>
          </w:tcPr>
          <w:p w14:paraId="35A86EB3" w14:textId="1214F845" w:rsidR="001A335A" w:rsidRDefault="001A335A" w:rsidP="00F17902">
            <w:r>
              <w:t>32</w:t>
            </w:r>
          </w:p>
        </w:tc>
        <w:tc>
          <w:tcPr>
            <w:tcW w:w="690" w:type="dxa"/>
          </w:tcPr>
          <w:p w14:paraId="19AB87E5" w14:textId="77777777" w:rsidR="001A335A" w:rsidRDefault="001A335A" w:rsidP="00F17902"/>
        </w:tc>
        <w:tc>
          <w:tcPr>
            <w:tcW w:w="2025" w:type="dxa"/>
          </w:tcPr>
          <w:p w14:paraId="64891EE0" w14:textId="64338859" w:rsidR="001A335A" w:rsidRDefault="001A335A" w:rsidP="00F17902">
            <w:r>
              <w:t>GND</w:t>
            </w:r>
          </w:p>
        </w:tc>
        <w:tc>
          <w:tcPr>
            <w:tcW w:w="4140" w:type="dxa"/>
          </w:tcPr>
          <w:p w14:paraId="7B726A89" w14:textId="07C7B1DE" w:rsidR="001A335A" w:rsidRDefault="00FB3E4F" w:rsidP="00F17902">
            <w:r>
              <w:t>Ground</w:t>
            </w:r>
          </w:p>
        </w:tc>
      </w:tr>
      <w:tr w:rsidR="001A335A" w14:paraId="3D36FF64" w14:textId="77777777" w:rsidTr="001A335A">
        <w:tc>
          <w:tcPr>
            <w:tcW w:w="790" w:type="dxa"/>
          </w:tcPr>
          <w:p w14:paraId="5B9C0374" w14:textId="77777777" w:rsidR="001A335A" w:rsidRDefault="001A335A" w:rsidP="00F17902"/>
        </w:tc>
        <w:tc>
          <w:tcPr>
            <w:tcW w:w="690" w:type="dxa"/>
          </w:tcPr>
          <w:p w14:paraId="0B3D656A" w14:textId="7E93B8C0" w:rsidR="001A335A" w:rsidRDefault="001A335A" w:rsidP="00F17902">
            <w:r>
              <w:t>67</w:t>
            </w:r>
          </w:p>
        </w:tc>
        <w:tc>
          <w:tcPr>
            <w:tcW w:w="2025" w:type="dxa"/>
          </w:tcPr>
          <w:p w14:paraId="4D68590A" w14:textId="4144043F" w:rsidR="001A335A" w:rsidRDefault="001A335A" w:rsidP="00F17902">
            <w:r>
              <w:t>IMX_XTRI</w:t>
            </w:r>
            <w:r w:rsidR="00BD6C55">
              <w:t>G</w:t>
            </w:r>
            <w:r>
              <w:t>1_BUF</w:t>
            </w:r>
          </w:p>
        </w:tc>
        <w:tc>
          <w:tcPr>
            <w:tcW w:w="4140" w:type="dxa"/>
          </w:tcPr>
          <w:p w14:paraId="372CC40D" w14:textId="5445EDCD" w:rsidR="001A335A" w:rsidRDefault="00C4309F" w:rsidP="00F17902">
            <w:r>
              <w:t>Sensor TRI</w:t>
            </w:r>
            <w:r w:rsidR="00BD6C55">
              <w:t>G</w:t>
            </w:r>
            <w:r w:rsidR="006E7632">
              <w:t>1</w:t>
            </w:r>
          </w:p>
        </w:tc>
      </w:tr>
      <w:tr w:rsidR="001A335A" w14:paraId="6381C101" w14:textId="77777777" w:rsidTr="001A335A">
        <w:tc>
          <w:tcPr>
            <w:tcW w:w="790" w:type="dxa"/>
          </w:tcPr>
          <w:p w14:paraId="11B2F4E3" w14:textId="4805C73E" w:rsidR="001A335A" w:rsidRDefault="001A335A" w:rsidP="00F17902">
            <w:r>
              <w:t>33</w:t>
            </w:r>
          </w:p>
        </w:tc>
        <w:tc>
          <w:tcPr>
            <w:tcW w:w="690" w:type="dxa"/>
          </w:tcPr>
          <w:p w14:paraId="19697066" w14:textId="77777777" w:rsidR="001A335A" w:rsidRDefault="001A335A" w:rsidP="00F17902"/>
        </w:tc>
        <w:tc>
          <w:tcPr>
            <w:tcW w:w="2025" w:type="dxa"/>
          </w:tcPr>
          <w:p w14:paraId="7D09BAEA" w14:textId="2E71AD4D" w:rsidR="001A335A" w:rsidRDefault="001A335A" w:rsidP="00F17902">
            <w:r>
              <w:t>GND</w:t>
            </w:r>
          </w:p>
        </w:tc>
        <w:tc>
          <w:tcPr>
            <w:tcW w:w="4140" w:type="dxa"/>
          </w:tcPr>
          <w:p w14:paraId="7954963F" w14:textId="12FF55FC" w:rsidR="001A335A" w:rsidRDefault="00FB3E4F" w:rsidP="00F17902">
            <w:r>
              <w:t>Ground</w:t>
            </w:r>
          </w:p>
        </w:tc>
      </w:tr>
      <w:tr w:rsidR="001A335A" w14:paraId="1222BD32" w14:textId="77777777" w:rsidTr="001A335A">
        <w:tc>
          <w:tcPr>
            <w:tcW w:w="790" w:type="dxa"/>
          </w:tcPr>
          <w:p w14:paraId="5BB7D6AB" w14:textId="77777777" w:rsidR="001A335A" w:rsidRDefault="001A335A" w:rsidP="00F17902"/>
        </w:tc>
        <w:tc>
          <w:tcPr>
            <w:tcW w:w="690" w:type="dxa"/>
          </w:tcPr>
          <w:p w14:paraId="36B356C2" w14:textId="58BA9C12" w:rsidR="001A335A" w:rsidRDefault="001A335A" w:rsidP="00F17902">
            <w:r>
              <w:t>68</w:t>
            </w:r>
          </w:p>
        </w:tc>
        <w:tc>
          <w:tcPr>
            <w:tcW w:w="2025" w:type="dxa"/>
          </w:tcPr>
          <w:p w14:paraId="191414E4" w14:textId="6BF71293" w:rsidR="001A335A" w:rsidRDefault="001A335A" w:rsidP="00F17902">
            <w:r>
              <w:t>IMX_TOUT0</w:t>
            </w:r>
          </w:p>
        </w:tc>
        <w:tc>
          <w:tcPr>
            <w:tcW w:w="4140" w:type="dxa"/>
          </w:tcPr>
          <w:p w14:paraId="32721C16" w14:textId="48022204" w:rsidR="001A335A" w:rsidRDefault="00371D7C" w:rsidP="00F17902">
            <w:r>
              <w:t>Sensor TOUT0</w:t>
            </w:r>
          </w:p>
        </w:tc>
      </w:tr>
      <w:tr w:rsidR="001A335A" w14:paraId="2CA388EF" w14:textId="77777777" w:rsidTr="001A335A">
        <w:tc>
          <w:tcPr>
            <w:tcW w:w="790" w:type="dxa"/>
          </w:tcPr>
          <w:p w14:paraId="01418E00" w14:textId="712C1FFA" w:rsidR="001A335A" w:rsidRDefault="001A335A" w:rsidP="00F17902">
            <w:r>
              <w:t>34</w:t>
            </w:r>
          </w:p>
        </w:tc>
        <w:tc>
          <w:tcPr>
            <w:tcW w:w="690" w:type="dxa"/>
          </w:tcPr>
          <w:p w14:paraId="4AF133D2" w14:textId="77777777" w:rsidR="001A335A" w:rsidRDefault="001A335A" w:rsidP="00F17902"/>
        </w:tc>
        <w:tc>
          <w:tcPr>
            <w:tcW w:w="2025" w:type="dxa"/>
          </w:tcPr>
          <w:p w14:paraId="225DE45F" w14:textId="5EC77F4C" w:rsidR="001A335A" w:rsidRDefault="001A335A" w:rsidP="00F17902">
            <w:r>
              <w:t>IMX_THERM_N</w:t>
            </w:r>
          </w:p>
        </w:tc>
        <w:tc>
          <w:tcPr>
            <w:tcW w:w="4140" w:type="dxa"/>
          </w:tcPr>
          <w:p w14:paraId="070ED0BB" w14:textId="323ED275" w:rsidR="001A335A" w:rsidRDefault="00371D7C" w:rsidP="00F17902">
            <w:r>
              <w:t>Sensor Board Thermistor -</w:t>
            </w:r>
          </w:p>
        </w:tc>
      </w:tr>
      <w:tr w:rsidR="001A335A" w14:paraId="2BFFB358" w14:textId="77777777" w:rsidTr="001A335A">
        <w:tc>
          <w:tcPr>
            <w:tcW w:w="790" w:type="dxa"/>
          </w:tcPr>
          <w:p w14:paraId="070BEFA7" w14:textId="77777777" w:rsidR="001A335A" w:rsidRDefault="001A335A" w:rsidP="00F17902"/>
        </w:tc>
        <w:tc>
          <w:tcPr>
            <w:tcW w:w="690" w:type="dxa"/>
          </w:tcPr>
          <w:p w14:paraId="6FF59DED" w14:textId="2D1EB232" w:rsidR="001A335A" w:rsidRDefault="001A335A" w:rsidP="00F17902">
            <w:r>
              <w:t>69</w:t>
            </w:r>
          </w:p>
        </w:tc>
        <w:tc>
          <w:tcPr>
            <w:tcW w:w="2025" w:type="dxa"/>
          </w:tcPr>
          <w:p w14:paraId="3CB87925" w14:textId="7FB02F39" w:rsidR="001A335A" w:rsidRDefault="001A335A" w:rsidP="00F17902">
            <w:r>
              <w:t>IMX_THERM_P</w:t>
            </w:r>
          </w:p>
        </w:tc>
        <w:tc>
          <w:tcPr>
            <w:tcW w:w="4140" w:type="dxa"/>
          </w:tcPr>
          <w:p w14:paraId="0C0C5796" w14:textId="66193661" w:rsidR="001A335A" w:rsidRDefault="00371D7C" w:rsidP="00F17902">
            <w:r>
              <w:t>Sensor Board Thermistor +</w:t>
            </w:r>
          </w:p>
        </w:tc>
      </w:tr>
      <w:tr w:rsidR="001A335A" w14:paraId="6DA762AF" w14:textId="77777777" w:rsidTr="001A335A">
        <w:tc>
          <w:tcPr>
            <w:tcW w:w="790" w:type="dxa"/>
          </w:tcPr>
          <w:p w14:paraId="16EE2626" w14:textId="11FD20B2" w:rsidR="001A335A" w:rsidRDefault="001A335A" w:rsidP="00F17902">
            <w:r>
              <w:t>35</w:t>
            </w:r>
          </w:p>
        </w:tc>
        <w:tc>
          <w:tcPr>
            <w:tcW w:w="690" w:type="dxa"/>
          </w:tcPr>
          <w:p w14:paraId="493A4869" w14:textId="77777777" w:rsidR="001A335A" w:rsidRDefault="001A335A" w:rsidP="00F17902"/>
        </w:tc>
        <w:tc>
          <w:tcPr>
            <w:tcW w:w="2025" w:type="dxa"/>
          </w:tcPr>
          <w:p w14:paraId="5BF8BE5B" w14:textId="016EC867" w:rsidR="001A335A" w:rsidRDefault="001A335A" w:rsidP="00F17902">
            <w:r>
              <w:t>IMX_OSC_EN_BUF</w:t>
            </w:r>
          </w:p>
        </w:tc>
        <w:tc>
          <w:tcPr>
            <w:tcW w:w="4140" w:type="dxa"/>
          </w:tcPr>
          <w:p w14:paraId="70AB9D92" w14:textId="11BB4778" w:rsidR="001A335A" w:rsidRDefault="00606B85" w:rsidP="00F17902">
            <w:r>
              <w:t xml:space="preserve">Sensor Board </w:t>
            </w:r>
            <w:r w:rsidR="000F380E">
              <w:t>Oscillator Enable</w:t>
            </w:r>
          </w:p>
        </w:tc>
      </w:tr>
    </w:tbl>
    <w:p w14:paraId="3CC70E9C" w14:textId="3F3AF5E5" w:rsidR="006D6963" w:rsidRPr="008619BE" w:rsidRDefault="006D6963" w:rsidP="00312AF6">
      <w:r>
        <w:tab/>
      </w:r>
    </w:p>
    <w:sectPr w:rsidR="006D6963" w:rsidRPr="008619BE" w:rsidSect="00294FCF">
      <w:headerReference w:type="even" r:id="rId22"/>
      <w:headerReference w:type="default" r:id="rId23"/>
      <w:footerReference w:type="even" r:id="rId24"/>
      <w:footerReference w:type="default" r:id="rId25"/>
      <w:headerReference w:type="first" r:id="rId26"/>
      <w:footerReference w:type="first" r:id="rId27"/>
      <w:pgSz w:w="12240" w:h="15840"/>
      <w:pgMar w:top="1267" w:right="864" w:bottom="630" w:left="864" w:header="547" w:footer="461"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gib Chahine" w:date="2025-07-10T08:23:00Z" w:initials="NC">
    <w:p w14:paraId="07B0D1B4" w14:textId="7C9F4951" w:rsidR="003D24C1" w:rsidRDefault="003D24C1">
      <w:pPr>
        <w:pStyle w:val="CommentText"/>
      </w:pPr>
      <w:r>
        <w:rPr>
          <w:rStyle w:val="CommentReference"/>
        </w:rPr>
        <w:annotationRef/>
      </w:r>
      <w:r w:rsidRPr="36CA8F10">
        <w:t>Is this document ITAR controlled or EAR?</w:t>
      </w:r>
    </w:p>
  </w:comment>
  <w:comment w:id="43" w:author="Nagib Chahine" w:date="2025-07-10T08:52:00Z" w:initials="NC">
    <w:p w14:paraId="3C13969F" w14:textId="383D5EA2" w:rsidR="003D24C1" w:rsidRDefault="003D24C1">
      <w:pPr>
        <w:pStyle w:val="CommentText"/>
      </w:pPr>
      <w:r>
        <w:rPr>
          <w:rStyle w:val="CommentReference"/>
        </w:rPr>
        <w:annotationRef/>
      </w:r>
      <w:r w:rsidRPr="38DDA595">
        <w:t>Not shown on the block diagram</w:t>
      </w:r>
    </w:p>
  </w:comment>
  <w:comment w:id="44" w:author="Klaus Fosmark" w:date="2025-07-10T09:43:00Z" w:initials="KF">
    <w:p w14:paraId="2784D5DE" w14:textId="416F48CF" w:rsidR="003D24C1" w:rsidRDefault="003D24C1">
      <w:pPr>
        <w:pStyle w:val="CommentText"/>
      </w:pPr>
      <w:r>
        <w:rPr>
          <w:rStyle w:val="CommentReference"/>
        </w:rPr>
        <w:annotationRef/>
      </w:r>
      <w:r w:rsidRPr="4D140DC0">
        <w:t>Not used on vehicle. But it's on the interface.</w:t>
      </w:r>
    </w:p>
  </w:comment>
  <w:comment w:id="48" w:author="Nagib Chahine" w:date="2025-07-10T08:54:00Z" w:initials="NC">
    <w:p w14:paraId="4D589A07" w14:textId="523AF208" w:rsidR="003D24C1" w:rsidRDefault="003D24C1">
      <w:pPr>
        <w:pStyle w:val="CommentText"/>
      </w:pPr>
      <w:r>
        <w:rPr>
          <w:rStyle w:val="CommentReference"/>
        </w:rPr>
        <w:annotationRef/>
      </w:r>
      <w:r w:rsidRPr="3F865B8C">
        <w:t xml:space="preserve">Change to EXT_TRIG as shown in the GPIO block in the diagram.  </w:t>
      </w:r>
    </w:p>
  </w:comment>
  <w:comment w:id="52" w:author="Nagib Chahine" w:date="2025-07-10T08:57:00Z" w:initials="NC">
    <w:p w14:paraId="0D109803" w14:textId="495E1FED" w:rsidR="003D24C1" w:rsidRDefault="003D24C1">
      <w:pPr>
        <w:pStyle w:val="CommentText"/>
      </w:pPr>
      <w:r>
        <w:rPr>
          <w:rStyle w:val="CommentReference"/>
        </w:rPr>
        <w:annotationRef/>
      </w:r>
      <w:r w:rsidRPr="54C326E6">
        <w:t>Should be INTR to be consistent with the diagram.</w:t>
      </w:r>
    </w:p>
  </w:comment>
  <w:comment w:id="55" w:author="Nagib Chahine" w:date="2025-07-10T08:55:00Z" w:initials="NC">
    <w:p w14:paraId="105691E1" w14:textId="7FD0FABF" w:rsidR="003D24C1" w:rsidRDefault="003D24C1">
      <w:pPr>
        <w:pStyle w:val="CommentText"/>
      </w:pPr>
      <w:r>
        <w:rPr>
          <w:rStyle w:val="CommentReference"/>
        </w:rPr>
        <w:annotationRef/>
      </w:r>
      <w:r w:rsidRPr="0EE636D3">
        <w:t>Change to Interrupt pins</w:t>
      </w:r>
    </w:p>
  </w:comment>
  <w:comment w:id="56" w:author="Nagib Chahine" w:date="2025-07-10T08:55:00Z" w:initials="NC">
    <w:p w14:paraId="7352FB3A" w14:textId="6B7137B1" w:rsidR="003D24C1" w:rsidRDefault="003D24C1">
      <w:pPr>
        <w:pStyle w:val="CommentText"/>
      </w:pPr>
      <w:r>
        <w:rPr>
          <w:rStyle w:val="CommentReference"/>
        </w:rPr>
        <w:annotationRef/>
      </w:r>
      <w:r w:rsidRPr="3F05FF48">
        <w:t>Also it is referred to as INTR in the diagram.</w:t>
      </w:r>
    </w:p>
  </w:comment>
  <w:comment w:id="67" w:author="Nagib Chahine" w:date="2025-07-10T09:01:00Z" w:initials="NC">
    <w:p w14:paraId="19493DE1" w14:textId="285DABB6" w:rsidR="003D24C1" w:rsidRDefault="003D24C1">
      <w:pPr>
        <w:pStyle w:val="CommentText"/>
      </w:pPr>
      <w:r>
        <w:rPr>
          <w:rStyle w:val="CommentReference"/>
        </w:rPr>
        <w:annotationRef/>
      </w:r>
      <w:r w:rsidRPr="01E2C33F">
        <w:t>referred to as 1GigE primary and backup in the diagram instead of Ethernet 1 and Ethernet 2</w:t>
      </w:r>
    </w:p>
  </w:comment>
  <w:comment w:id="81" w:author="Nagib Chahine" w:date="2025-07-10T09:23:00Z" w:initials="NC">
    <w:p w14:paraId="4B51DEE6" w14:textId="0AA0FD91" w:rsidR="003D24C1" w:rsidRDefault="003D24C1">
      <w:pPr>
        <w:pStyle w:val="CommentText"/>
      </w:pPr>
      <w:r>
        <w:rPr>
          <w:rStyle w:val="CommentReference"/>
        </w:rPr>
        <w:annotationRef/>
      </w:r>
      <w:r w:rsidRPr="746EE18A">
        <w:t>In the diagram 1GigE is the primary TMTC?</w:t>
      </w:r>
    </w:p>
  </w:comment>
  <w:comment w:id="99" w:author="Nagib Chahine" w:date="2025-07-10T09:33:00Z" w:initials="NC">
    <w:p w14:paraId="2F4FCF44" w14:textId="5093F0B7" w:rsidR="003D24C1" w:rsidRDefault="003D24C1">
      <w:pPr>
        <w:pStyle w:val="CommentText"/>
      </w:pPr>
      <w:r>
        <w:rPr>
          <w:rStyle w:val="CommentReference"/>
        </w:rPr>
        <w:annotationRef/>
      </w:r>
      <w:r w:rsidRPr="6BB69C1B">
        <w:t>Not sure if this section needs to be included in the FARSIGHT ICD to external systems.  It can be documented elsewhere.</w:t>
      </w:r>
    </w:p>
  </w:comment>
  <w:comment w:id="100" w:author="Klaus Fosmark" w:date="2025-07-10T09:43:00Z" w:initials="KF">
    <w:p w14:paraId="7D38110E" w14:textId="15849EFB" w:rsidR="003D24C1" w:rsidRDefault="003D24C1">
      <w:pPr>
        <w:pStyle w:val="CommentText"/>
      </w:pPr>
      <w:r>
        <w:rPr>
          <w:rStyle w:val="CommentReference"/>
        </w:rPr>
        <w:annotationRef/>
      </w:r>
      <w:r w:rsidRPr="624A4481">
        <w:t>We didn't know where else to put it. So it's here now...</w:t>
      </w:r>
    </w:p>
  </w:comment>
  <w:comment w:id="104" w:author="Nagib Chahine" w:date="2025-07-10T09:34:00Z" w:initials="NC">
    <w:p w14:paraId="1F3F8ABF" w14:textId="16660C47" w:rsidR="003D24C1" w:rsidRDefault="003D24C1">
      <w:pPr>
        <w:pStyle w:val="CommentText"/>
      </w:pPr>
      <w:r>
        <w:rPr>
          <w:rStyle w:val="CommentReference"/>
        </w:rPr>
        <w:annotationRef/>
      </w:r>
      <w:r w:rsidRPr="7441513E">
        <w:t>Where are these referred to on the diagram? J6 and J7?</w:t>
      </w:r>
    </w:p>
  </w:comment>
  <w:comment w:id="106" w:author="Bryant White" w:date="2026-04-27T10:57:00Z" w:initials="BW">
    <w:p w14:paraId="500B6A42" w14:textId="77777777" w:rsidR="000C18E8" w:rsidRDefault="000C18E8" w:rsidP="000C18E8">
      <w:pPr>
        <w:pStyle w:val="CommentText"/>
      </w:pPr>
      <w:r>
        <w:rPr>
          <w:rStyle w:val="CommentReference"/>
        </w:rPr>
        <w:annotationRef/>
      </w:r>
      <w:r>
        <w:t>ignore</w:t>
      </w:r>
    </w:p>
  </w:comment>
  <w:comment w:id="107" w:author="Bryant White" w:date="2026-04-27T10:57:00Z" w:initials="BW">
    <w:p w14:paraId="51580BF7" w14:textId="77777777" w:rsidR="000C18E8" w:rsidRDefault="000C18E8" w:rsidP="000C18E8">
      <w:pPr>
        <w:pStyle w:val="CommentText"/>
      </w:pPr>
      <w:r>
        <w:rPr>
          <w:rStyle w:val="CommentReference"/>
        </w:rPr>
        <w:annotationRef/>
      </w:r>
      <w:r>
        <w:t>Ignore</w:t>
      </w:r>
    </w:p>
  </w:comment>
  <w:comment w:id="108" w:author="Bryant White" w:date="2026-04-27T10:58:00Z" w:initials="BW">
    <w:p w14:paraId="475F8985" w14:textId="77777777" w:rsidR="000C18E8" w:rsidRDefault="000C18E8" w:rsidP="000C18E8">
      <w:pPr>
        <w:pStyle w:val="CommentText"/>
      </w:pPr>
      <w:r>
        <w:rPr>
          <w:rStyle w:val="CommentReference"/>
        </w:rPr>
        <w:annotationRef/>
      </w:r>
      <w:r>
        <w:t>Ignore</w:t>
      </w:r>
    </w:p>
  </w:comment>
  <w:comment w:id="109" w:author="Bryant White" w:date="2026-04-27T10:58:00Z" w:initials="BW">
    <w:p w14:paraId="79463921" w14:textId="77777777" w:rsidR="000C18E8" w:rsidRDefault="000C18E8" w:rsidP="000C18E8">
      <w:pPr>
        <w:pStyle w:val="CommentText"/>
      </w:pPr>
      <w:r>
        <w:rPr>
          <w:rStyle w:val="CommentReference"/>
        </w:rPr>
        <w:annotationRef/>
      </w:r>
      <w:r>
        <w:t>ignore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B0D1B4" w15:done="0"/>
  <w15:commentEx w15:paraId="3C13969F" w15:done="0"/>
  <w15:commentEx w15:paraId="2784D5DE" w15:paraIdParent="3C13969F" w15:done="0"/>
  <w15:commentEx w15:paraId="4D589A07" w15:done="0"/>
  <w15:commentEx w15:paraId="0D109803" w15:done="0"/>
  <w15:commentEx w15:paraId="105691E1" w15:done="0"/>
  <w15:commentEx w15:paraId="7352FB3A" w15:paraIdParent="105691E1" w15:done="0"/>
  <w15:commentEx w15:paraId="19493DE1" w15:done="0"/>
  <w15:commentEx w15:paraId="4B51DEE6" w15:done="0"/>
  <w15:commentEx w15:paraId="2F4FCF44" w15:done="0"/>
  <w15:commentEx w15:paraId="7D38110E" w15:paraIdParent="2F4FCF44" w15:done="0"/>
  <w15:commentEx w15:paraId="1F3F8ABF" w15:done="0"/>
  <w15:commentEx w15:paraId="500B6A42" w15:done="0"/>
  <w15:commentEx w15:paraId="51580BF7" w15:done="0"/>
  <w15:commentEx w15:paraId="475F8985" w15:done="0"/>
  <w15:commentEx w15:paraId="794639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982458" w16cex:dateUtc="2025-07-10T15:23:00Z"/>
  <w16cex:commentExtensible w16cex:durableId="4E96B085" w16cex:dateUtc="2025-07-10T15:52:00Z"/>
  <w16cex:commentExtensible w16cex:durableId="357D3B39" w16cex:dateUtc="2025-07-10T16:43:00Z"/>
  <w16cex:commentExtensible w16cex:durableId="34F84446" w16cex:dateUtc="2025-07-10T15:54:00Z"/>
  <w16cex:commentExtensible w16cex:durableId="2AFBDFDE" w16cex:dateUtc="2025-07-10T15:57:00Z"/>
  <w16cex:commentExtensible w16cex:durableId="778B4810" w16cex:dateUtc="2025-07-10T15:55:00Z"/>
  <w16cex:commentExtensible w16cex:durableId="6FB44E57" w16cex:dateUtc="2025-07-10T15:55:00Z"/>
  <w16cex:commentExtensible w16cex:durableId="07EE986E" w16cex:dateUtc="2025-07-10T16:01:00Z"/>
  <w16cex:commentExtensible w16cex:durableId="7A712961" w16cex:dateUtc="2025-07-10T16:23:00Z"/>
  <w16cex:commentExtensible w16cex:durableId="49685E32" w16cex:dateUtc="2025-07-10T16:33:00Z"/>
  <w16cex:commentExtensible w16cex:durableId="5F92AE49" w16cex:dateUtc="2025-07-10T16:43:00Z"/>
  <w16cex:commentExtensible w16cex:durableId="7449C44D" w16cex:dateUtc="2025-07-10T16:34:00Z"/>
  <w16cex:commentExtensible w16cex:durableId="085160F5" w16cex:dateUtc="2026-04-27T17:57:00Z"/>
  <w16cex:commentExtensible w16cex:durableId="10B3E590" w16cex:dateUtc="2026-04-27T17:57:00Z"/>
  <w16cex:commentExtensible w16cex:durableId="7C638864" w16cex:dateUtc="2026-04-27T17:58:00Z"/>
  <w16cex:commentExtensible w16cex:durableId="2F69FC2C" w16cex:dateUtc="2026-04-27T1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B0D1B4" w16cid:durableId="36982458"/>
  <w16cid:commentId w16cid:paraId="3C13969F" w16cid:durableId="4E96B085"/>
  <w16cid:commentId w16cid:paraId="2784D5DE" w16cid:durableId="357D3B39"/>
  <w16cid:commentId w16cid:paraId="4D589A07" w16cid:durableId="34F84446"/>
  <w16cid:commentId w16cid:paraId="0D109803" w16cid:durableId="2AFBDFDE"/>
  <w16cid:commentId w16cid:paraId="105691E1" w16cid:durableId="778B4810"/>
  <w16cid:commentId w16cid:paraId="7352FB3A" w16cid:durableId="6FB44E57"/>
  <w16cid:commentId w16cid:paraId="19493DE1" w16cid:durableId="07EE986E"/>
  <w16cid:commentId w16cid:paraId="4B51DEE6" w16cid:durableId="7A712961"/>
  <w16cid:commentId w16cid:paraId="2F4FCF44" w16cid:durableId="49685E32"/>
  <w16cid:commentId w16cid:paraId="7D38110E" w16cid:durableId="5F92AE49"/>
  <w16cid:commentId w16cid:paraId="1F3F8ABF" w16cid:durableId="7449C44D"/>
  <w16cid:commentId w16cid:paraId="500B6A42" w16cid:durableId="085160F5"/>
  <w16cid:commentId w16cid:paraId="51580BF7" w16cid:durableId="10B3E590"/>
  <w16cid:commentId w16cid:paraId="475F8985" w16cid:durableId="7C638864"/>
  <w16cid:commentId w16cid:paraId="79463921" w16cid:durableId="2F69FC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0725" w14:textId="77777777" w:rsidR="00FF52D9" w:rsidRDefault="00FF52D9" w:rsidP="00E57E59">
      <w:pPr>
        <w:spacing w:after="0" w:line="240" w:lineRule="auto"/>
      </w:pPr>
      <w:r>
        <w:separator/>
      </w:r>
    </w:p>
  </w:endnote>
  <w:endnote w:type="continuationSeparator" w:id="0">
    <w:p w14:paraId="06B22106" w14:textId="77777777" w:rsidR="00FF52D9" w:rsidRDefault="00FF52D9" w:rsidP="00E57E59">
      <w:pPr>
        <w:spacing w:after="0" w:line="240" w:lineRule="auto"/>
      </w:pPr>
      <w:r>
        <w:continuationSeparator/>
      </w:r>
    </w:p>
  </w:endnote>
  <w:endnote w:type="continuationNotice" w:id="1">
    <w:p w14:paraId="58728C47" w14:textId="77777777" w:rsidR="00FF52D9" w:rsidRDefault="00FF52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ExtraBold">
    <w:charset w:val="00"/>
    <w:family w:val="swiss"/>
    <w:pitch w:val="variable"/>
    <w:sig w:usb0="20000287" w:usb1="00000003" w:usb2="00000000" w:usb3="00000000" w:csb0="0000019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0000000000000000000"/>
    <w:charset w:val="80"/>
    <w:family w:val="roman"/>
    <w:notTrueType/>
    <w:pitch w:val="default"/>
  </w:font>
  <w:font w:name="Aptos Narrow">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2D1E" w14:textId="77777777" w:rsidR="004368F6" w:rsidRDefault="004368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E4456" w14:textId="41A9DC05" w:rsidR="00252D5E" w:rsidRPr="00E24C98" w:rsidRDefault="00BF36F9" w:rsidP="00E24C98">
    <w:pPr>
      <w:pStyle w:val="Footer"/>
      <w:ind w:hanging="810"/>
      <w:jc w:val="center"/>
      <w:rPr>
        <w:bCs/>
        <w:sz w:val="20"/>
        <w:szCs w:val="20"/>
      </w:rPr>
    </w:pPr>
    <w:r w:rsidRPr="00BF36F9">
      <w:rPr>
        <w:bCs/>
        <w:sz w:val="20"/>
        <w:szCs w:val="20"/>
      </w:rPr>
      <w:t xml:space="preserve">PAGE </w:t>
    </w:r>
    <w:r w:rsidRPr="00BF36F9">
      <w:rPr>
        <w:bCs/>
        <w:sz w:val="20"/>
        <w:szCs w:val="20"/>
      </w:rPr>
      <w:fldChar w:fldCharType="begin"/>
    </w:r>
    <w:r w:rsidRPr="00BF36F9">
      <w:rPr>
        <w:bCs/>
        <w:sz w:val="20"/>
        <w:szCs w:val="20"/>
      </w:rPr>
      <w:instrText xml:space="preserve"> PAGE </w:instrText>
    </w:r>
    <w:r w:rsidRPr="00BF36F9">
      <w:rPr>
        <w:bCs/>
        <w:sz w:val="20"/>
        <w:szCs w:val="20"/>
      </w:rPr>
      <w:fldChar w:fldCharType="separate"/>
    </w:r>
    <w:r w:rsidRPr="00BF36F9">
      <w:rPr>
        <w:bCs/>
        <w:sz w:val="20"/>
        <w:szCs w:val="20"/>
      </w:rPr>
      <w:t>1</w:t>
    </w:r>
    <w:r w:rsidRPr="00BF36F9">
      <w:rPr>
        <w:bCs/>
        <w:sz w:val="20"/>
        <w:szCs w:val="20"/>
      </w:rPr>
      <w:fldChar w:fldCharType="end"/>
    </w:r>
    <w:r w:rsidRPr="00BF36F9">
      <w:rPr>
        <w:bCs/>
        <w:sz w:val="20"/>
        <w:szCs w:val="20"/>
      </w:rPr>
      <w:t xml:space="preserve"> OF </w:t>
    </w:r>
    <w:r w:rsidRPr="00BF36F9">
      <w:rPr>
        <w:bCs/>
        <w:sz w:val="20"/>
        <w:szCs w:val="20"/>
      </w:rPr>
      <w:fldChar w:fldCharType="begin"/>
    </w:r>
    <w:r w:rsidRPr="00BF36F9">
      <w:rPr>
        <w:bCs/>
        <w:sz w:val="20"/>
        <w:szCs w:val="20"/>
      </w:rPr>
      <w:instrText xml:space="preserve"> NUMPAGES </w:instrText>
    </w:r>
    <w:r w:rsidRPr="00BF36F9">
      <w:rPr>
        <w:bCs/>
        <w:sz w:val="20"/>
        <w:szCs w:val="20"/>
      </w:rPr>
      <w:fldChar w:fldCharType="separate"/>
    </w:r>
    <w:r w:rsidRPr="00BF36F9">
      <w:rPr>
        <w:bCs/>
        <w:sz w:val="20"/>
        <w:szCs w:val="20"/>
      </w:rPr>
      <w:t>2</w:t>
    </w:r>
    <w:r w:rsidRPr="00BF36F9">
      <w:rPr>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BBB0F" w14:textId="77777777" w:rsidR="004368F6" w:rsidRDefault="00436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A3EA5" w14:textId="77777777" w:rsidR="00FF52D9" w:rsidRDefault="00FF52D9" w:rsidP="00E57E59">
      <w:pPr>
        <w:spacing w:after="0" w:line="240" w:lineRule="auto"/>
      </w:pPr>
      <w:r>
        <w:separator/>
      </w:r>
    </w:p>
  </w:footnote>
  <w:footnote w:type="continuationSeparator" w:id="0">
    <w:p w14:paraId="285229E1" w14:textId="77777777" w:rsidR="00FF52D9" w:rsidRDefault="00FF52D9" w:rsidP="00E57E59">
      <w:pPr>
        <w:spacing w:after="0" w:line="240" w:lineRule="auto"/>
      </w:pPr>
      <w:r>
        <w:continuationSeparator/>
      </w:r>
    </w:p>
  </w:footnote>
  <w:footnote w:type="continuationNotice" w:id="1">
    <w:p w14:paraId="4883C9AB" w14:textId="77777777" w:rsidR="00FF52D9" w:rsidRDefault="00FF52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93A3" w14:textId="77777777" w:rsidR="004368F6" w:rsidRDefault="004368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79"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115" w:type="dxa"/>
      </w:tblCellMar>
      <w:tblLook w:val="01E0" w:firstRow="1" w:lastRow="1" w:firstColumn="1" w:lastColumn="1" w:noHBand="0" w:noVBand="0"/>
    </w:tblPr>
    <w:tblGrid>
      <w:gridCol w:w="2250"/>
      <w:gridCol w:w="6585"/>
      <w:gridCol w:w="2244"/>
    </w:tblGrid>
    <w:tr w:rsidR="00841E10" w:rsidRPr="00E57E59" w14:paraId="341DBF1C" w14:textId="77777777" w:rsidTr="3B3FED58">
      <w:trPr>
        <w:trHeight w:hRule="exact" w:val="979"/>
      </w:trPr>
      <w:tc>
        <w:tcPr>
          <w:tcW w:w="2250" w:type="dxa"/>
          <w:vAlign w:val="center"/>
        </w:tcPr>
        <w:p w14:paraId="5852072D" w14:textId="34CB794D" w:rsidR="00841E10" w:rsidRPr="00E57E59" w:rsidRDefault="00841E10" w:rsidP="00E57E59">
          <w:pPr>
            <w:tabs>
              <w:tab w:val="center" w:pos="4680"/>
              <w:tab w:val="right" w:pos="9360"/>
            </w:tabs>
            <w:spacing w:after="0" w:line="240" w:lineRule="auto"/>
          </w:pPr>
          <w:r w:rsidRPr="00E57E59">
            <w:rPr>
              <w:noProof/>
            </w:rPr>
            <w:drawing>
              <wp:anchor distT="0" distB="0" distL="114300" distR="114300" simplePos="0" relativeHeight="251658240" behindDoc="0" locked="0" layoutInCell="1" allowOverlap="1" wp14:anchorId="74397228" wp14:editId="5BDD754F">
                <wp:simplePos x="0" y="0"/>
                <wp:positionH relativeFrom="column">
                  <wp:posOffset>28575</wp:posOffset>
                </wp:positionH>
                <wp:positionV relativeFrom="paragraph">
                  <wp:posOffset>-4445</wp:posOffset>
                </wp:positionV>
                <wp:extent cx="1353185" cy="40449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3185" cy="404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6585" w:type="dxa"/>
          <w:vAlign w:val="center"/>
        </w:tcPr>
        <w:p w14:paraId="5DEA2821" w14:textId="48CC5CA0" w:rsidR="00A40706" w:rsidRPr="00725B85" w:rsidRDefault="3B3FED58" w:rsidP="00A40706">
          <w:pPr>
            <w:tabs>
              <w:tab w:val="center" w:pos="4680"/>
              <w:tab w:val="right" w:pos="9360"/>
            </w:tabs>
            <w:spacing w:after="0" w:line="240" w:lineRule="auto"/>
            <w:jc w:val="center"/>
            <w:rPr>
              <w:rFonts w:asciiTheme="minorHAnsi" w:hAnsiTheme="minorHAnsi" w:cstheme="minorHAnsi"/>
              <w:b/>
              <w:color w:val="2F5496" w:themeColor="accent1" w:themeShade="BF"/>
              <w:sz w:val="24"/>
              <w:szCs w:val="24"/>
            </w:rPr>
          </w:pPr>
          <w:r w:rsidRPr="00725B85">
            <w:rPr>
              <w:rFonts w:asciiTheme="minorHAnsi" w:hAnsiTheme="minorHAnsi" w:cstheme="minorHAnsi"/>
              <w:b/>
              <w:color w:val="2F5496" w:themeColor="accent1" w:themeShade="BF"/>
              <w:sz w:val="24"/>
              <w:szCs w:val="24"/>
            </w:rPr>
            <w:t>ICD, ELECTRICAL, FARSIGHT</w:t>
          </w:r>
        </w:p>
      </w:tc>
      <w:tc>
        <w:tcPr>
          <w:tcW w:w="2244" w:type="dxa"/>
          <w:vAlign w:val="center"/>
        </w:tcPr>
        <w:p w14:paraId="7B127192" w14:textId="6039DBE1" w:rsidR="00841E10" w:rsidRPr="00725B85" w:rsidRDefault="00BF36F9" w:rsidP="00BF36F9">
          <w:pPr>
            <w:tabs>
              <w:tab w:val="center" w:pos="4680"/>
              <w:tab w:val="right" w:pos="9360"/>
            </w:tabs>
            <w:spacing w:after="0" w:line="240" w:lineRule="auto"/>
            <w:ind w:left="144"/>
            <w:rPr>
              <w:rFonts w:asciiTheme="minorHAnsi" w:hAnsiTheme="minorHAnsi" w:cstheme="minorHAnsi"/>
              <w:sz w:val="14"/>
              <w:szCs w:val="14"/>
            </w:rPr>
          </w:pPr>
          <w:r w:rsidRPr="00725B85">
            <w:rPr>
              <w:rFonts w:asciiTheme="minorHAnsi" w:hAnsiTheme="minorHAnsi" w:cstheme="minorHAnsi"/>
              <w:sz w:val="14"/>
              <w:szCs w:val="14"/>
            </w:rPr>
            <w:t>CM-000</w:t>
          </w:r>
          <w:r w:rsidR="00D1572D" w:rsidRPr="00725B85">
            <w:rPr>
              <w:rFonts w:asciiTheme="minorHAnsi" w:hAnsiTheme="minorHAnsi" w:cstheme="minorHAnsi"/>
              <w:sz w:val="14"/>
              <w:szCs w:val="14"/>
            </w:rPr>
            <w:t>27_TEMPLATE, ENGINEERING</w:t>
          </w:r>
          <w:r w:rsidR="00101AE6" w:rsidRPr="00725B85">
            <w:rPr>
              <w:rFonts w:asciiTheme="minorHAnsi" w:hAnsiTheme="minorHAnsi" w:cstheme="minorHAnsi"/>
              <w:sz w:val="14"/>
              <w:szCs w:val="14"/>
            </w:rPr>
            <w:t>,</w:t>
          </w:r>
          <w:r w:rsidR="00D1572D" w:rsidRPr="00725B85">
            <w:rPr>
              <w:rFonts w:asciiTheme="minorHAnsi" w:hAnsiTheme="minorHAnsi" w:cstheme="minorHAnsi"/>
              <w:sz w:val="14"/>
              <w:szCs w:val="14"/>
            </w:rPr>
            <w:t xml:space="preserve"> DOCUMENT, MISC</w:t>
          </w:r>
          <w:r w:rsidRPr="00725B85">
            <w:rPr>
              <w:rFonts w:asciiTheme="minorHAnsi" w:hAnsiTheme="minorHAnsi" w:cstheme="minorHAnsi"/>
              <w:sz w:val="14"/>
              <w:szCs w:val="14"/>
            </w:rPr>
            <w:t>_rev</w:t>
          </w:r>
          <w:r w:rsidR="004D0C73" w:rsidRPr="00725B85">
            <w:rPr>
              <w:rFonts w:asciiTheme="minorHAnsi" w:hAnsiTheme="minorHAnsi" w:cstheme="minorHAnsi"/>
              <w:sz w:val="14"/>
              <w:szCs w:val="14"/>
            </w:rPr>
            <w:t>3</w:t>
          </w:r>
        </w:p>
        <w:p w14:paraId="317A18FF" w14:textId="6912EEC6" w:rsidR="00BF36F9" w:rsidRPr="00725B85" w:rsidRDefault="00BF36F9" w:rsidP="008B2273">
          <w:pPr>
            <w:tabs>
              <w:tab w:val="center" w:pos="4680"/>
              <w:tab w:val="right" w:pos="9360"/>
            </w:tabs>
            <w:spacing w:after="0" w:line="240" w:lineRule="auto"/>
            <w:ind w:left="144"/>
            <w:rPr>
              <w:rFonts w:asciiTheme="minorHAnsi" w:hAnsiTheme="minorHAnsi" w:cstheme="minorHAnsi"/>
              <w:sz w:val="14"/>
              <w:szCs w:val="14"/>
            </w:rPr>
          </w:pPr>
          <w:r w:rsidRPr="00725B85">
            <w:rPr>
              <w:rFonts w:asciiTheme="minorHAnsi" w:hAnsiTheme="minorHAnsi" w:cstheme="minorHAnsi"/>
              <w:sz w:val="14"/>
              <w:szCs w:val="14"/>
            </w:rPr>
            <w:t xml:space="preserve">REV DATE: </w:t>
          </w:r>
          <w:r w:rsidR="00E24C98" w:rsidRPr="00725B85">
            <w:rPr>
              <w:rFonts w:asciiTheme="minorHAnsi" w:hAnsiTheme="minorHAnsi" w:cstheme="minorHAnsi"/>
              <w:sz w:val="14"/>
              <w:szCs w:val="14"/>
            </w:rPr>
            <w:t>0</w:t>
          </w:r>
          <w:r w:rsidR="004D0C73" w:rsidRPr="00725B85">
            <w:rPr>
              <w:rFonts w:asciiTheme="minorHAnsi" w:hAnsiTheme="minorHAnsi" w:cstheme="minorHAnsi"/>
              <w:sz w:val="14"/>
              <w:szCs w:val="14"/>
            </w:rPr>
            <w:t>7</w:t>
          </w:r>
          <w:r w:rsidR="00E24C98" w:rsidRPr="00725B85">
            <w:rPr>
              <w:rFonts w:asciiTheme="minorHAnsi" w:hAnsiTheme="minorHAnsi" w:cstheme="minorHAnsi"/>
              <w:sz w:val="14"/>
              <w:szCs w:val="14"/>
            </w:rPr>
            <w:t>-</w:t>
          </w:r>
          <w:r w:rsidR="004D0C73" w:rsidRPr="00725B85">
            <w:rPr>
              <w:rFonts w:asciiTheme="minorHAnsi" w:hAnsiTheme="minorHAnsi" w:cstheme="minorHAnsi"/>
              <w:sz w:val="14"/>
              <w:szCs w:val="14"/>
            </w:rPr>
            <w:t>13</w:t>
          </w:r>
          <w:r w:rsidR="00E24C98" w:rsidRPr="00725B85">
            <w:rPr>
              <w:rFonts w:asciiTheme="minorHAnsi" w:hAnsiTheme="minorHAnsi" w:cstheme="minorHAnsi"/>
              <w:sz w:val="14"/>
              <w:szCs w:val="14"/>
            </w:rPr>
            <w:t>-</w:t>
          </w:r>
          <w:r w:rsidR="002E53E5" w:rsidRPr="00725B85">
            <w:rPr>
              <w:rFonts w:asciiTheme="minorHAnsi" w:hAnsiTheme="minorHAnsi" w:cstheme="minorHAnsi"/>
              <w:sz w:val="14"/>
              <w:szCs w:val="14"/>
            </w:rPr>
            <w:t>202</w:t>
          </w:r>
          <w:r w:rsidR="004D0C73" w:rsidRPr="00725B85">
            <w:rPr>
              <w:rFonts w:asciiTheme="minorHAnsi" w:hAnsiTheme="minorHAnsi" w:cstheme="minorHAnsi"/>
              <w:sz w:val="14"/>
              <w:szCs w:val="14"/>
            </w:rPr>
            <w:t>3</w:t>
          </w:r>
          <w:r w:rsidR="00F32E98" w:rsidRPr="00725B85">
            <w:rPr>
              <w:rFonts w:asciiTheme="minorHAnsi" w:hAnsiTheme="minorHAnsi" w:cstheme="minorHAnsi"/>
              <w:sz w:val="14"/>
              <w:szCs w:val="14"/>
            </w:rPr>
            <w:br/>
            <w:t>TF-P5</w:t>
          </w:r>
        </w:p>
      </w:tc>
    </w:tr>
  </w:tbl>
  <w:sdt>
    <w:sdtPr>
      <w:id w:val="1009483774"/>
      <w:docPartObj>
        <w:docPartGallery w:val="Watermarks"/>
        <w:docPartUnique/>
      </w:docPartObj>
    </w:sdtPr>
    <w:sdtContent>
      <w:p w14:paraId="31732ED6" w14:textId="469A0744" w:rsidR="00841E10" w:rsidRDefault="00226D00">
        <w:pPr>
          <w:pStyle w:val="Header"/>
        </w:pPr>
        <w:r>
          <w:rPr>
            <w:noProof/>
          </w:rPr>
          <w:pict w14:anchorId="0402AA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39;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21C53" w14:textId="77777777" w:rsidR="004368F6" w:rsidRDefault="004368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F71"/>
    <w:multiLevelType w:val="multilevel"/>
    <w:tmpl w:val="C70EF9CC"/>
    <w:lvl w:ilvl="0">
      <w:start w:val="1"/>
      <w:numFmt w:val="decimal"/>
      <w:lvlText w:val="1.%1"/>
      <w:lvlJc w:val="left"/>
      <w:pPr>
        <w:ind w:left="432" w:hanging="432"/>
      </w:pPr>
      <w:rPr>
        <w:rFonts w:hint="default"/>
        <w:b/>
        <w:bCs/>
      </w:rPr>
    </w:lvl>
    <w:lvl w:ilvl="1">
      <w:start w:val="5"/>
      <w:numFmt w:val="decimal"/>
      <w:lvlText w:val="%1.%2."/>
      <w:lvlJc w:val="left"/>
      <w:pPr>
        <w:ind w:left="792" w:hanging="432"/>
      </w:pPr>
      <w:rPr>
        <w:rFonts w:hint="default"/>
        <w:b/>
        <w:bCs w:val="0"/>
      </w:rPr>
    </w:lvl>
    <w:lvl w:ilvl="2">
      <w:start w:val="1"/>
      <w:numFmt w:val="decimal"/>
      <w:lvlText w:val="%1.%2.%3."/>
      <w:lvlJc w:val="left"/>
      <w:pPr>
        <w:ind w:left="1944" w:hanging="504"/>
      </w:pPr>
      <w:rPr>
        <w:rFonts w:hint="default"/>
        <w:b w:val="0"/>
        <w:bCs/>
        <w:i/>
        <w:iCs/>
        <w:color w:val="auto"/>
      </w:rPr>
    </w:lvl>
    <w:lvl w:ilvl="3">
      <w:start w:val="1"/>
      <w:numFmt w:val="decimal"/>
      <w:lvlText w:val="%1.%2.%3.%4."/>
      <w:lvlJc w:val="left"/>
      <w:pPr>
        <w:ind w:left="3168" w:hanging="648"/>
      </w:pPr>
      <w:rPr>
        <w:rFonts w:hint="default"/>
        <w:b w:val="0"/>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E2373C"/>
    <w:multiLevelType w:val="multilevel"/>
    <w:tmpl w:val="17AA19F6"/>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B6550CD"/>
    <w:multiLevelType w:val="hybridMultilevel"/>
    <w:tmpl w:val="00B0B8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0377CD"/>
    <w:multiLevelType w:val="multilevel"/>
    <w:tmpl w:val="F1A271D8"/>
    <w:lvl w:ilvl="0">
      <w:start w:val="5"/>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8280" w:hanging="2160"/>
      </w:pPr>
      <w:rPr>
        <w:rFonts w:hint="default"/>
      </w:rPr>
    </w:lvl>
  </w:abstractNum>
  <w:abstractNum w:abstractNumId="4" w15:restartNumberingAfterBreak="0">
    <w:nsid w:val="126F5D33"/>
    <w:multiLevelType w:val="hybridMultilevel"/>
    <w:tmpl w:val="4E3E2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9B283D"/>
    <w:multiLevelType w:val="multilevel"/>
    <w:tmpl w:val="DD385542"/>
    <w:lvl w:ilvl="0">
      <w:start w:val="1"/>
      <w:numFmt w:val="decimal"/>
      <w:lvlText w:val="1.%1"/>
      <w:lvlJc w:val="left"/>
      <w:pPr>
        <w:ind w:left="432" w:hanging="432"/>
      </w:pPr>
      <w:rPr>
        <w:rFonts w:hint="default"/>
        <w:b/>
        <w:bCs/>
      </w:rPr>
    </w:lvl>
    <w:lvl w:ilvl="1">
      <w:start w:val="3"/>
      <w:numFmt w:val="decimal"/>
      <w:lvlText w:val="%1.%2."/>
      <w:lvlJc w:val="left"/>
      <w:pPr>
        <w:ind w:left="522" w:hanging="432"/>
      </w:pPr>
      <w:rPr>
        <w:rFonts w:ascii="Aptos ExtraBold" w:hAnsi="Aptos ExtraBold" w:hint="default"/>
        <w:b/>
        <w:bCs w:val="0"/>
        <w:sz w:val="32"/>
        <w:szCs w:val="32"/>
      </w:rPr>
    </w:lvl>
    <w:lvl w:ilvl="2">
      <w:start w:val="1"/>
      <w:numFmt w:val="decimal"/>
      <w:lvlText w:val="%1.%2.%3."/>
      <w:lvlJc w:val="left"/>
      <w:pPr>
        <w:ind w:left="1944" w:hanging="504"/>
      </w:pPr>
      <w:rPr>
        <w:rFonts w:hint="default"/>
        <w:b w:val="0"/>
        <w:bCs/>
        <w:i/>
        <w:iCs/>
        <w:color w:val="auto"/>
      </w:rPr>
    </w:lvl>
    <w:lvl w:ilvl="3">
      <w:start w:val="1"/>
      <w:numFmt w:val="decimal"/>
      <w:lvlText w:val="%1.%2.%3.%4."/>
      <w:lvlJc w:val="left"/>
      <w:pPr>
        <w:ind w:left="3168" w:hanging="648"/>
      </w:pPr>
      <w:rPr>
        <w:rFonts w:hint="default"/>
        <w:b w:val="0"/>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53520AD"/>
    <w:multiLevelType w:val="hybridMultilevel"/>
    <w:tmpl w:val="192AEA16"/>
    <w:lvl w:ilvl="0" w:tplc="1AD23658">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0141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1EC55BB"/>
    <w:multiLevelType w:val="multilevel"/>
    <w:tmpl w:val="689ED51C"/>
    <w:lvl w:ilvl="0">
      <w:start w:val="1"/>
      <w:numFmt w:val="decimal"/>
      <w:lvlText w:val="1.%1"/>
      <w:lvlJc w:val="left"/>
      <w:pPr>
        <w:ind w:left="432" w:hanging="432"/>
      </w:pPr>
      <w:rPr>
        <w:rFonts w:hint="default"/>
        <w:b/>
        <w:bCs/>
      </w:rPr>
    </w:lvl>
    <w:lvl w:ilvl="1">
      <w:start w:val="1"/>
      <w:numFmt w:val="decimal"/>
      <w:lvlText w:val="%1.%2."/>
      <w:lvlJc w:val="left"/>
      <w:pPr>
        <w:ind w:left="792" w:hanging="432"/>
      </w:pPr>
      <w:rPr>
        <w:rFonts w:hint="default"/>
        <w:b/>
        <w:bCs w:val="0"/>
        <w:sz w:val="24"/>
        <w:szCs w:val="24"/>
      </w:rPr>
    </w:lvl>
    <w:lvl w:ilvl="2">
      <w:start w:val="1"/>
      <w:numFmt w:val="decimal"/>
      <w:lvlText w:val="%1.%2.%3."/>
      <w:lvlJc w:val="left"/>
      <w:pPr>
        <w:ind w:left="1944" w:hanging="504"/>
      </w:pPr>
      <w:rPr>
        <w:rFonts w:hint="default"/>
        <w:b w:val="0"/>
        <w:bCs/>
        <w:i/>
        <w:iCs/>
        <w:color w:val="auto"/>
      </w:rPr>
    </w:lvl>
    <w:lvl w:ilvl="3">
      <w:start w:val="1"/>
      <w:numFmt w:val="decimal"/>
      <w:lvlText w:val="%1.%2.%3.%4."/>
      <w:lvlJc w:val="left"/>
      <w:pPr>
        <w:ind w:left="3168" w:hanging="648"/>
      </w:pPr>
      <w:rPr>
        <w:rFonts w:hint="default"/>
        <w:b w:val="0"/>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38C2F2E"/>
    <w:multiLevelType w:val="hybridMultilevel"/>
    <w:tmpl w:val="4C90C6A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40F83CE6"/>
    <w:multiLevelType w:val="multilevel"/>
    <w:tmpl w:val="17AA19F6"/>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58C4C5D"/>
    <w:multiLevelType w:val="hybridMultilevel"/>
    <w:tmpl w:val="7C74F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7803AA"/>
    <w:multiLevelType w:val="multilevel"/>
    <w:tmpl w:val="640E06BC"/>
    <w:lvl w:ilvl="0">
      <w:start w:val="1"/>
      <w:numFmt w:val="decimal"/>
      <w:lvlText w:val="%1.0"/>
      <w:lvlJc w:val="left"/>
      <w:pPr>
        <w:ind w:left="360" w:hanging="360"/>
      </w:pPr>
      <w:rPr>
        <w:rFonts w:hint="default"/>
        <w:b/>
        <w:bCs/>
      </w:rPr>
    </w:lvl>
    <w:lvl w:ilvl="1">
      <w:start w:val="1"/>
      <w:numFmt w:val="decimal"/>
      <w:lvlText w:val="%1.%2."/>
      <w:lvlJc w:val="left"/>
      <w:pPr>
        <w:ind w:left="792" w:hanging="432"/>
      </w:pPr>
      <w:rPr>
        <w:rFonts w:hint="default"/>
        <w:b w:val="0"/>
        <w:bCs/>
        <w:color w:val="auto"/>
      </w:rPr>
    </w:lvl>
    <w:lvl w:ilvl="2">
      <w:start w:val="1"/>
      <w:numFmt w:val="decimal"/>
      <w:lvlText w:val="%1.%2.%3."/>
      <w:lvlJc w:val="left"/>
      <w:pPr>
        <w:ind w:left="1944" w:hanging="504"/>
      </w:pPr>
      <w:rPr>
        <w:rFonts w:hint="default"/>
        <w:b w:val="0"/>
        <w:bCs/>
        <w:color w:val="auto"/>
      </w:rPr>
    </w:lvl>
    <w:lvl w:ilvl="3">
      <w:start w:val="1"/>
      <w:numFmt w:val="decimal"/>
      <w:lvlText w:val="%1.%2.%3.%4."/>
      <w:lvlJc w:val="left"/>
      <w:pPr>
        <w:ind w:left="3168" w:hanging="648"/>
      </w:pPr>
      <w:rPr>
        <w:rFonts w:hint="default"/>
        <w:b w:val="0"/>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A3275FB"/>
    <w:multiLevelType w:val="multilevel"/>
    <w:tmpl w:val="2E8E6AF0"/>
    <w:lvl w:ilvl="0">
      <w:start w:val="1"/>
      <w:numFmt w:val="decimal"/>
      <w:lvlText w:val="1.%1"/>
      <w:lvlJc w:val="left"/>
      <w:pPr>
        <w:ind w:left="432" w:hanging="432"/>
      </w:pPr>
      <w:rPr>
        <w:rFonts w:hint="default"/>
        <w:b/>
        <w:bCs/>
      </w:rPr>
    </w:lvl>
    <w:lvl w:ilvl="1">
      <w:start w:val="1"/>
      <w:numFmt w:val="decimal"/>
      <w:lvlText w:val="%1.%2."/>
      <w:lvlJc w:val="left"/>
      <w:pPr>
        <w:ind w:left="792" w:hanging="432"/>
      </w:pPr>
      <w:rPr>
        <w:rFonts w:hint="default"/>
        <w:b/>
        <w:bCs w:val="0"/>
        <w:sz w:val="32"/>
        <w:szCs w:val="32"/>
      </w:rPr>
    </w:lvl>
    <w:lvl w:ilvl="2">
      <w:start w:val="1"/>
      <w:numFmt w:val="decimal"/>
      <w:lvlText w:val="%1.%2.%3."/>
      <w:lvlJc w:val="left"/>
      <w:pPr>
        <w:ind w:left="1944" w:hanging="504"/>
      </w:pPr>
      <w:rPr>
        <w:rFonts w:hint="default"/>
        <w:b w:val="0"/>
        <w:bCs/>
        <w:i/>
        <w:iCs/>
        <w:color w:val="auto"/>
      </w:rPr>
    </w:lvl>
    <w:lvl w:ilvl="3">
      <w:start w:val="1"/>
      <w:numFmt w:val="decimal"/>
      <w:lvlText w:val="%1.%2.%3.%4."/>
      <w:lvlJc w:val="left"/>
      <w:pPr>
        <w:ind w:left="3168" w:hanging="648"/>
      </w:pPr>
      <w:rPr>
        <w:rFonts w:hint="default"/>
        <w:b w:val="0"/>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B092EA7"/>
    <w:multiLevelType w:val="hybridMultilevel"/>
    <w:tmpl w:val="E4A086A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5" w15:restartNumberingAfterBreak="0">
    <w:nsid w:val="608B74D0"/>
    <w:multiLevelType w:val="hybridMultilevel"/>
    <w:tmpl w:val="AB7409DC"/>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6" w15:restartNumberingAfterBreak="0">
    <w:nsid w:val="60A9032F"/>
    <w:multiLevelType w:val="hybridMultilevel"/>
    <w:tmpl w:val="B4A49AEC"/>
    <w:lvl w:ilvl="0" w:tplc="29E8330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1E74A4"/>
    <w:multiLevelType w:val="multilevel"/>
    <w:tmpl w:val="F1A271D8"/>
    <w:lvl w:ilvl="0">
      <w:start w:val="5"/>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8280" w:hanging="2160"/>
      </w:pPr>
      <w:rPr>
        <w:rFonts w:hint="default"/>
      </w:rPr>
    </w:lvl>
  </w:abstractNum>
  <w:abstractNum w:abstractNumId="18" w15:restartNumberingAfterBreak="0">
    <w:nsid w:val="64000FDA"/>
    <w:multiLevelType w:val="multilevel"/>
    <w:tmpl w:val="F6E8BE7C"/>
    <w:lvl w:ilvl="0">
      <w:start w:val="2"/>
      <w:numFmt w:val="decimal"/>
      <w:lvlText w:val="%1.0"/>
      <w:lvlJc w:val="left"/>
      <w:pPr>
        <w:ind w:left="360" w:hanging="360"/>
      </w:pPr>
      <w:rPr>
        <w:rFonts w:hint="default"/>
        <w:b/>
        <w:bCs/>
      </w:rPr>
    </w:lvl>
    <w:lvl w:ilvl="1">
      <w:start w:val="1"/>
      <w:numFmt w:val="decimal"/>
      <w:lvlText w:val="%1.%2."/>
      <w:lvlJc w:val="left"/>
      <w:pPr>
        <w:ind w:left="792" w:hanging="432"/>
      </w:pPr>
      <w:rPr>
        <w:rFonts w:hint="default"/>
        <w:b w:val="0"/>
        <w:bCs/>
      </w:rPr>
    </w:lvl>
    <w:lvl w:ilvl="2">
      <w:start w:val="1"/>
      <w:numFmt w:val="decimal"/>
      <w:lvlText w:val="%1.%2.%3."/>
      <w:lvlJc w:val="left"/>
      <w:pPr>
        <w:ind w:left="1944" w:hanging="504"/>
      </w:pPr>
      <w:rPr>
        <w:rFonts w:hint="default"/>
        <w:b w:val="0"/>
        <w:bCs/>
        <w:color w:val="auto"/>
      </w:rPr>
    </w:lvl>
    <w:lvl w:ilvl="3">
      <w:start w:val="1"/>
      <w:numFmt w:val="decimal"/>
      <w:lvlText w:val="%1.%2.%3.%4."/>
      <w:lvlJc w:val="left"/>
      <w:pPr>
        <w:ind w:left="3168" w:hanging="648"/>
      </w:pPr>
      <w:rPr>
        <w:rFonts w:hint="default"/>
        <w:b w:val="0"/>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6134368"/>
    <w:multiLevelType w:val="hybridMultilevel"/>
    <w:tmpl w:val="5EA0778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0" w15:restartNumberingAfterBreak="0">
    <w:nsid w:val="677D7D6E"/>
    <w:multiLevelType w:val="multilevel"/>
    <w:tmpl w:val="FBA4464C"/>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69750500"/>
    <w:multiLevelType w:val="multilevel"/>
    <w:tmpl w:val="FBA4464C"/>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A0A58E7"/>
    <w:multiLevelType w:val="multilevel"/>
    <w:tmpl w:val="689ED51C"/>
    <w:lvl w:ilvl="0">
      <w:start w:val="1"/>
      <w:numFmt w:val="decimal"/>
      <w:lvlText w:val="1.%1"/>
      <w:lvlJc w:val="left"/>
      <w:pPr>
        <w:ind w:left="432" w:hanging="432"/>
      </w:pPr>
      <w:rPr>
        <w:rFonts w:hint="default"/>
        <w:b/>
        <w:bCs/>
      </w:rPr>
    </w:lvl>
    <w:lvl w:ilvl="1">
      <w:start w:val="1"/>
      <w:numFmt w:val="decimal"/>
      <w:lvlText w:val="%1.%2."/>
      <w:lvlJc w:val="left"/>
      <w:pPr>
        <w:ind w:left="792" w:hanging="432"/>
      </w:pPr>
      <w:rPr>
        <w:rFonts w:hint="default"/>
        <w:b/>
        <w:bCs w:val="0"/>
        <w:sz w:val="24"/>
        <w:szCs w:val="24"/>
      </w:rPr>
    </w:lvl>
    <w:lvl w:ilvl="2">
      <w:start w:val="1"/>
      <w:numFmt w:val="decimal"/>
      <w:lvlText w:val="%1.%2.%3."/>
      <w:lvlJc w:val="left"/>
      <w:pPr>
        <w:ind w:left="1944" w:hanging="504"/>
      </w:pPr>
      <w:rPr>
        <w:rFonts w:hint="default"/>
        <w:b w:val="0"/>
        <w:bCs/>
        <w:i/>
        <w:iCs/>
        <w:color w:val="auto"/>
      </w:rPr>
    </w:lvl>
    <w:lvl w:ilvl="3">
      <w:start w:val="1"/>
      <w:numFmt w:val="decimal"/>
      <w:lvlText w:val="%1.%2.%3.%4."/>
      <w:lvlJc w:val="left"/>
      <w:pPr>
        <w:ind w:left="3168" w:hanging="648"/>
      </w:pPr>
      <w:rPr>
        <w:rFonts w:hint="default"/>
        <w:b w:val="0"/>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ACD01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BFC7E89"/>
    <w:multiLevelType w:val="hybridMultilevel"/>
    <w:tmpl w:val="49AA8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1535FC"/>
    <w:multiLevelType w:val="multilevel"/>
    <w:tmpl w:val="A498D25C"/>
    <w:lvl w:ilvl="0">
      <w:start w:val="1"/>
      <w:numFmt w:val="decimal"/>
      <w:lvlText w:val="1.%1"/>
      <w:lvlJc w:val="left"/>
      <w:pPr>
        <w:ind w:left="432" w:hanging="432"/>
      </w:pPr>
      <w:rPr>
        <w:rFonts w:hint="default"/>
        <w:b/>
        <w:bCs/>
      </w:rPr>
    </w:lvl>
    <w:lvl w:ilvl="1">
      <w:start w:val="4"/>
      <w:numFmt w:val="decimal"/>
      <w:lvlText w:val="%1.%2."/>
      <w:lvlJc w:val="left"/>
      <w:pPr>
        <w:ind w:left="792" w:hanging="432"/>
      </w:pPr>
      <w:rPr>
        <w:rFonts w:hint="default"/>
        <w:b/>
        <w:bCs w:val="0"/>
      </w:rPr>
    </w:lvl>
    <w:lvl w:ilvl="2">
      <w:start w:val="1"/>
      <w:numFmt w:val="decimal"/>
      <w:lvlText w:val="%1.%2.%3."/>
      <w:lvlJc w:val="left"/>
      <w:pPr>
        <w:ind w:left="1944" w:hanging="504"/>
      </w:pPr>
      <w:rPr>
        <w:rFonts w:hint="default"/>
        <w:b w:val="0"/>
        <w:bCs/>
        <w:i/>
        <w:iCs/>
        <w:color w:val="auto"/>
      </w:rPr>
    </w:lvl>
    <w:lvl w:ilvl="3">
      <w:start w:val="1"/>
      <w:numFmt w:val="decimal"/>
      <w:lvlText w:val="%1.%2.%3.%4."/>
      <w:lvlJc w:val="left"/>
      <w:pPr>
        <w:ind w:left="3168" w:hanging="648"/>
      </w:pPr>
      <w:rPr>
        <w:rFonts w:hint="default"/>
        <w:b w:val="0"/>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C54134E"/>
    <w:multiLevelType w:val="multilevel"/>
    <w:tmpl w:val="72F20D34"/>
    <w:lvl w:ilvl="0">
      <w:start w:val="1"/>
      <w:numFmt w:val="decimal"/>
      <w:lvlText w:val="%1.0"/>
      <w:lvlJc w:val="left"/>
      <w:pPr>
        <w:ind w:left="360" w:hanging="360"/>
      </w:pPr>
      <w:rPr>
        <w:rFonts w:hint="default"/>
        <w:b/>
        <w:bCs/>
        <w:sz w:val="36"/>
        <w:szCs w:val="36"/>
      </w:rPr>
    </w:lvl>
    <w:lvl w:ilvl="1">
      <w:start w:val="1"/>
      <w:numFmt w:val="decimal"/>
      <w:lvlText w:val="%1.%2."/>
      <w:lvlJc w:val="left"/>
      <w:pPr>
        <w:ind w:left="792" w:hanging="432"/>
      </w:pPr>
      <w:rPr>
        <w:rFonts w:hint="default"/>
        <w:b/>
        <w:bCs w:val="0"/>
        <w:sz w:val="24"/>
        <w:szCs w:val="24"/>
      </w:rPr>
    </w:lvl>
    <w:lvl w:ilvl="2">
      <w:start w:val="1"/>
      <w:numFmt w:val="decimal"/>
      <w:lvlText w:val="%1.%2.%3."/>
      <w:lvlJc w:val="left"/>
      <w:pPr>
        <w:ind w:left="1944" w:hanging="504"/>
      </w:pPr>
      <w:rPr>
        <w:rFonts w:hint="default"/>
        <w:b w:val="0"/>
        <w:bCs/>
        <w:i/>
        <w:iCs/>
        <w:color w:val="auto"/>
      </w:rPr>
    </w:lvl>
    <w:lvl w:ilvl="3">
      <w:start w:val="1"/>
      <w:numFmt w:val="decimal"/>
      <w:lvlText w:val="%1.%2.%3.%4."/>
      <w:lvlJc w:val="left"/>
      <w:pPr>
        <w:ind w:left="3168" w:hanging="648"/>
      </w:pPr>
      <w:rPr>
        <w:rFonts w:hint="default"/>
        <w:b w:val="0"/>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DEA08A1"/>
    <w:multiLevelType w:val="multilevel"/>
    <w:tmpl w:val="7DCEB95A"/>
    <w:lvl w:ilvl="0">
      <w:start w:val="1"/>
      <w:numFmt w:val="decimal"/>
      <w:lvlText w:val="%1.0"/>
      <w:lvlJc w:val="left"/>
      <w:pPr>
        <w:ind w:left="630" w:hanging="360"/>
      </w:pPr>
      <w:rPr>
        <w:rFonts w:hint="default"/>
        <w:b/>
        <w:bCs/>
      </w:rPr>
    </w:lvl>
    <w:lvl w:ilvl="1">
      <w:start w:val="1"/>
      <w:numFmt w:val="decimal"/>
      <w:lvlText w:val="%1.%2."/>
      <w:lvlJc w:val="left"/>
      <w:pPr>
        <w:ind w:left="1062" w:hanging="432"/>
      </w:pPr>
      <w:rPr>
        <w:rFonts w:hint="default"/>
        <w:b w:val="0"/>
        <w:bCs/>
      </w:rPr>
    </w:lvl>
    <w:lvl w:ilvl="2">
      <w:start w:val="1"/>
      <w:numFmt w:val="decimal"/>
      <w:lvlText w:val="%1.%2.%3."/>
      <w:lvlJc w:val="left"/>
      <w:pPr>
        <w:ind w:left="2214" w:hanging="504"/>
      </w:pPr>
      <w:rPr>
        <w:rFonts w:hint="default"/>
        <w:b w:val="0"/>
        <w:bCs/>
        <w:color w:val="auto"/>
      </w:rPr>
    </w:lvl>
    <w:lvl w:ilvl="3">
      <w:start w:val="1"/>
      <w:numFmt w:val="decimal"/>
      <w:lvlText w:val="%1.%2.%3.%4."/>
      <w:lvlJc w:val="left"/>
      <w:pPr>
        <w:ind w:left="3438" w:hanging="648"/>
      </w:pPr>
      <w:rPr>
        <w:rFonts w:hint="default"/>
        <w:b w:val="0"/>
        <w:bCs/>
      </w:rPr>
    </w:lvl>
    <w:lvl w:ilvl="4">
      <w:start w:val="1"/>
      <w:numFmt w:val="decimal"/>
      <w:lvlText w:val="%1.%2.%3.%4.%5."/>
      <w:lvlJc w:val="left"/>
      <w:pPr>
        <w:ind w:left="2502" w:hanging="792"/>
      </w:pPr>
      <w:rPr>
        <w:rFonts w:hint="default"/>
      </w:rPr>
    </w:lvl>
    <w:lvl w:ilvl="5">
      <w:start w:val="1"/>
      <w:numFmt w:val="decimal"/>
      <w:lvlText w:val="%1.%2.%3.%4.%5.%6."/>
      <w:lvlJc w:val="left"/>
      <w:pPr>
        <w:ind w:left="3006" w:hanging="936"/>
      </w:pPr>
      <w:rPr>
        <w:rFonts w:hint="default"/>
      </w:rPr>
    </w:lvl>
    <w:lvl w:ilvl="6">
      <w:start w:val="1"/>
      <w:numFmt w:val="decimal"/>
      <w:lvlText w:val="%1.%2.%3.%4.%5.%6.%7."/>
      <w:lvlJc w:val="left"/>
      <w:pPr>
        <w:ind w:left="3510" w:hanging="1080"/>
      </w:pPr>
      <w:rPr>
        <w:rFonts w:hint="default"/>
      </w:rPr>
    </w:lvl>
    <w:lvl w:ilvl="7">
      <w:start w:val="1"/>
      <w:numFmt w:val="decimal"/>
      <w:lvlText w:val="%1.%2.%3.%4.%5.%6.%7.%8."/>
      <w:lvlJc w:val="left"/>
      <w:pPr>
        <w:ind w:left="4014" w:hanging="1224"/>
      </w:pPr>
      <w:rPr>
        <w:rFonts w:hint="default"/>
      </w:rPr>
    </w:lvl>
    <w:lvl w:ilvl="8">
      <w:start w:val="1"/>
      <w:numFmt w:val="decimal"/>
      <w:lvlText w:val="%1.%2.%3.%4.%5.%6.%7.%8.%9."/>
      <w:lvlJc w:val="left"/>
      <w:pPr>
        <w:ind w:left="4590" w:hanging="1440"/>
      </w:pPr>
      <w:rPr>
        <w:rFonts w:hint="default"/>
      </w:rPr>
    </w:lvl>
  </w:abstractNum>
  <w:abstractNum w:abstractNumId="28" w15:restartNumberingAfterBreak="0">
    <w:nsid w:val="6E133007"/>
    <w:multiLevelType w:val="multilevel"/>
    <w:tmpl w:val="A4166CE2"/>
    <w:lvl w:ilvl="0">
      <w:start w:val="3"/>
      <w:numFmt w:val="decimal"/>
      <w:lvlText w:val="%1.0"/>
      <w:lvlJc w:val="left"/>
      <w:pPr>
        <w:ind w:left="360" w:hanging="360"/>
      </w:pPr>
      <w:rPr>
        <w:rFonts w:hint="default"/>
        <w:b/>
        <w:bCs/>
        <w:sz w:val="36"/>
        <w:szCs w:val="36"/>
      </w:rPr>
    </w:lvl>
    <w:lvl w:ilvl="1">
      <w:start w:val="1"/>
      <w:numFmt w:val="decimal"/>
      <w:lvlText w:val="%1.%2."/>
      <w:lvlJc w:val="left"/>
      <w:pPr>
        <w:ind w:left="792" w:hanging="432"/>
      </w:pPr>
      <w:rPr>
        <w:rFonts w:hint="default"/>
        <w:b/>
        <w:bCs w:val="0"/>
        <w:sz w:val="32"/>
        <w:szCs w:val="32"/>
      </w:rPr>
    </w:lvl>
    <w:lvl w:ilvl="2">
      <w:start w:val="1"/>
      <w:numFmt w:val="decimal"/>
      <w:lvlText w:val="%1.%2.%3."/>
      <w:lvlJc w:val="left"/>
      <w:pPr>
        <w:ind w:left="1944" w:hanging="504"/>
      </w:pPr>
      <w:rPr>
        <w:rFonts w:hint="default"/>
        <w:b w:val="0"/>
        <w:bCs/>
        <w:i/>
        <w:iCs/>
        <w:color w:val="auto"/>
      </w:rPr>
    </w:lvl>
    <w:lvl w:ilvl="3">
      <w:start w:val="1"/>
      <w:numFmt w:val="decimal"/>
      <w:lvlText w:val="%1.%2.%3.%4."/>
      <w:lvlJc w:val="left"/>
      <w:pPr>
        <w:ind w:left="3168" w:hanging="648"/>
      </w:pPr>
      <w:rPr>
        <w:rFonts w:hint="default"/>
        <w:b w:val="0"/>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E5F7D25"/>
    <w:multiLevelType w:val="hybridMultilevel"/>
    <w:tmpl w:val="7FF6A6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81C2F25"/>
    <w:multiLevelType w:val="hybridMultilevel"/>
    <w:tmpl w:val="22FED4C2"/>
    <w:lvl w:ilvl="0" w:tplc="5C6E59B0">
      <w:numFmt w:val="bullet"/>
      <w:lvlText w:val=""/>
      <w:lvlJc w:val="left"/>
      <w:pPr>
        <w:ind w:left="1800" w:hanging="360"/>
      </w:pPr>
      <w:rPr>
        <w:rFonts w:ascii="Symbol" w:eastAsia="Times New Roman" w:hAnsi="Symbol" w:cstheme="minorHAns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8EC51F5"/>
    <w:multiLevelType w:val="multilevel"/>
    <w:tmpl w:val="1D8A8934"/>
    <w:lvl w:ilvl="0">
      <w:start w:val="1"/>
      <w:numFmt w:val="decimal"/>
      <w:lvlText w:val="2.%1"/>
      <w:lvlJc w:val="left"/>
      <w:pPr>
        <w:ind w:left="432" w:hanging="432"/>
      </w:pPr>
      <w:rPr>
        <w:rFonts w:hint="default"/>
        <w:b/>
        <w:bCs/>
      </w:rPr>
    </w:lvl>
    <w:lvl w:ilvl="1">
      <w:start w:val="1"/>
      <w:numFmt w:val="decimal"/>
      <w:lvlText w:val="2.%2."/>
      <w:lvlJc w:val="left"/>
      <w:pPr>
        <w:ind w:left="1080" w:hanging="360"/>
      </w:pPr>
      <w:rPr>
        <w:rFonts w:hint="default"/>
        <w:b/>
        <w:bCs w:val="0"/>
      </w:rPr>
    </w:lvl>
    <w:lvl w:ilvl="2">
      <w:start w:val="1"/>
      <w:numFmt w:val="decimal"/>
      <w:lvlText w:val="%1.%2.%3."/>
      <w:lvlJc w:val="left"/>
      <w:pPr>
        <w:ind w:left="1944" w:hanging="504"/>
      </w:pPr>
      <w:rPr>
        <w:rFonts w:hint="default"/>
        <w:b w:val="0"/>
        <w:bCs/>
        <w:i/>
        <w:iCs/>
        <w:color w:val="auto"/>
      </w:rPr>
    </w:lvl>
    <w:lvl w:ilvl="3">
      <w:start w:val="1"/>
      <w:numFmt w:val="decimal"/>
      <w:lvlText w:val="%1.%2.%3.%4."/>
      <w:lvlJc w:val="left"/>
      <w:pPr>
        <w:ind w:left="3168" w:hanging="648"/>
      </w:pPr>
      <w:rPr>
        <w:rFonts w:hint="default"/>
        <w:b w:val="0"/>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BB6541F"/>
    <w:multiLevelType w:val="multilevel"/>
    <w:tmpl w:val="12C2F1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1.%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E972E3F"/>
    <w:multiLevelType w:val="hybridMultilevel"/>
    <w:tmpl w:val="A9DE2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238005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9084126">
    <w:abstractNumId w:val="29"/>
  </w:num>
  <w:num w:numId="3" w16cid:durableId="2030835186">
    <w:abstractNumId w:val="12"/>
  </w:num>
  <w:num w:numId="4" w16cid:durableId="1376614078">
    <w:abstractNumId w:val="9"/>
  </w:num>
  <w:num w:numId="5" w16cid:durableId="1552957671">
    <w:abstractNumId w:val="30"/>
  </w:num>
  <w:num w:numId="6" w16cid:durableId="848252086">
    <w:abstractNumId w:val="27"/>
  </w:num>
  <w:num w:numId="7" w16cid:durableId="10078255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0290393">
    <w:abstractNumId w:val="14"/>
  </w:num>
  <w:num w:numId="9" w16cid:durableId="1353800956">
    <w:abstractNumId w:val="33"/>
  </w:num>
  <w:num w:numId="10" w16cid:durableId="2087073575">
    <w:abstractNumId w:val="2"/>
  </w:num>
  <w:num w:numId="11" w16cid:durableId="830945312">
    <w:abstractNumId w:val="19"/>
  </w:num>
  <w:num w:numId="12" w16cid:durableId="1295866007">
    <w:abstractNumId w:val="13"/>
  </w:num>
  <w:num w:numId="13" w16cid:durableId="709493830">
    <w:abstractNumId w:val="5"/>
  </w:num>
  <w:num w:numId="14" w16cid:durableId="2003701950">
    <w:abstractNumId w:val="25"/>
  </w:num>
  <w:num w:numId="15" w16cid:durableId="650254076">
    <w:abstractNumId w:val="0"/>
  </w:num>
  <w:num w:numId="16" w16cid:durableId="273632813">
    <w:abstractNumId w:val="18"/>
  </w:num>
  <w:num w:numId="17" w16cid:durableId="1654136259">
    <w:abstractNumId w:val="31"/>
  </w:num>
  <w:num w:numId="18" w16cid:durableId="475606535">
    <w:abstractNumId w:val="26"/>
  </w:num>
  <w:num w:numId="19" w16cid:durableId="317270024">
    <w:abstractNumId w:val="28"/>
  </w:num>
  <w:num w:numId="20" w16cid:durableId="55709143">
    <w:abstractNumId w:val="4"/>
  </w:num>
  <w:num w:numId="21" w16cid:durableId="57675719">
    <w:abstractNumId w:val="17"/>
  </w:num>
  <w:num w:numId="22" w16cid:durableId="1353072904">
    <w:abstractNumId w:val="3"/>
  </w:num>
  <w:num w:numId="23" w16cid:durableId="1030837760">
    <w:abstractNumId w:val="10"/>
  </w:num>
  <w:num w:numId="24" w16cid:durableId="1849976166">
    <w:abstractNumId w:val="11"/>
  </w:num>
  <w:num w:numId="25" w16cid:durableId="829905888">
    <w:abstractNumId w:val="21"/>
  </w:num>
  <w:num w:numId="26" w16cid:durableId="703210023">
    <w:abstractNumId w:val="24"/>
  </w:num>
  <w:num w:numId="27" w16cid:durableId="1978681314">
    <w:abstractNumId w:val="15"/>
  </w:num>
  <w:num w:numId="28" w16cid:durableId="496919576">
    <w:abstractNumId w:val="8"/>
  </w:num>
  <w:num w:numId="29" w16cid:durableId="1909807155">
    <w:abstractNumId w:val="22"/>
  </w:num>
  <w:num w:numId="30" w16cid:durableId="2077630124">
    <w:abstractNumId w:val="23"/>
  </w:num>
  <w:num w:numId="31" w16cid:durableId="1218316939">
    <w:abstractNumId w:val="7"/>
  </w:num>
  <w:num w:numId="32" w16cid:durableId="2096783382">
    <w:abstractNumId w:val="32"/>
  </w:num>
  <w:num w:numId="33" w16cid:durableId="501044068">
    <w:abstractNumId w:val="16"/>
  </w:num>
  <w:num w:numId="34" w16cid:durableId="165440872">
    <w:abstractNumId w:val="6"/>
  </w:num>
  <w:num w:numId="35" w16cid:durableId="728461357">
    <w:abstractNumId w:val="20"/>
  </w:num>
  <w:num w:numId="36" w16cid:durableId="10647664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gib Chahine">
    <w15:presenceInfo w15:providerId="AD" w15:userId="S::nchahine@turionspace.com::dd911f13-0434-40ec-9af5-3a0a8ccf5ce7"/>
  </w15:person>
  <w15:person w15:author="Klaus Fosmark">
    <w15:presenceInfo w15:providerId="AD" w15:userId="S::kfosmark@turionspace.com::4ead60c6-d965-4b94-9ded-655704b28305"/>
  </w15:person>
  <w15:person w15:author="Bryant White">
    <w15:presenceInfo w15:providerId="AD" w15:userId="S::bwhite@quartus.com::503328db-b7c2-4535-96d7-0d4acd64c6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forms" w:enforcement="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E59"/>
    <w:rsid w:val="0000069C"/>
    <w:rsid w:val="00000B66"/>
    <w:rsid w:val="00001A4E"/>
    <w:rsid w:val="00002336"/>
    <w:rsid w:val="000033D2"/>
    <w:rsid w:val="000039C7"/>
    <w:rsid w:val="00003BDA"/>
    <w:rsid w:val="00003E27"/>
    <w:rsid w:val="00004033"/>
    <w:rsid w:val="000048E5"/>
    <w:rsid w:val="00004F57"/>
    <w:rsid w:val="000051AE"/>
    <w:rsid w:val="00005C5F"/>
    <w:rsid w:val="00005FA6"/>
    <w:rsid w:val="00006608"/>
    <w:rsid w:val="00007FC7"/>
    <w:rsid w:val="00010001"/>
    <w:rsid w:val="000103C8"/>
    <w:rsid w:val="00010608"/>
    <w:rsid w:val="000115F5"/>
    <w:rsid w:val="00011AE1"/>
    <w:rsid w:val="000122B7"/>
    <w:rsid w:val="00013436"/>
    <w:rsid w:val="00013C88"/>
    <w:rsid w:val="0001535E"/>
    <w:rsid w:val="0001548F"/>
    <w:rsid w:val="00015590"/>
    <w:rsid w:val="00016AF3"/>
    <w:rsid w:val="00020B53"/>
    <w:rsid w:val="000212EA"/>
    <w:rsid w:val="00021DCC"/>
    <w:rsid w:val="0002208B"/>
    <w:rsid w:val="00022B77"/>
    <w:rsid w:val="000234F7"/>
    <w:rsid w:val="00023F07"/>
    <w:rsid w:val="000258E4"/>
    <w:rsid w:val="00026AE6"/>
    <w:rsid w:val="00026C12"/>
    <w:rsid w:val="00027963"/>
    <w:rsid w:val="00030194"/>
    <w:rsid w:val="000302E5"/>
    <w:rsid w:val="00030D5A"/>
    <w:rsid w:val="0003131A"/>
    <w:rsid w:val="00031533"/>
    <w:rsid w:val="00031EB6"/>
    <w:rsid w:val="00032B93"/>
    <w:rsid w:val="00033A12"/>
    <w:rsid w:val="00033F8D"/>
    <w:rsid w:val="0003432E"/>
    <w:rsid w:val="00034B26"/>
    <w:rsid w:val="00034EDD"/>
    <w:rsid w:val="00035571"/>
    <w:rsid w:val="0003584F"/>
    <w:rsid w:val="00036785"/>
    <w:rsid w:val="000370C7"/>
    <w:rsid w:val="000377D0"/>
    <w:rsid w:val="00041351"/>
    <w:rsid w:val="00042750"/>
    <w:rsid w:val="00043114"/>
    <w:rsid w:val="000432CF"/>
    <w:rsid w:val="0004376E"/>
    <w:rsid w:val="000440D1"/>
    <w:rsid w:val="0004459E"/>
    <w:rsid w:val="000448FC"/>
    <w:rsid w:val="000455C0"/>
    <w:rsid w:val="00045980"/>
    <w:rsid w:val="00045CAF"/>
    <w:rsid w:val="00045D84"/>
    <w:rsid w:val="00046975"/>
    <w:rsid w:val="00046DF6"/>
    <w:rsid w:val="00047B5F"/>
    <w:rsid w:val="00047D2D"/>
    <w:rsid w:val="0005020D"/>
    <w:rsid w:val="00050C55"/>
    <w:rsid w:val="00050DC4"/>
    <w:rsid w:val="00050F95"/>
    <w:rsid w:val="000524D9"/>
    <w:rsid w:val="0005266F"/>
    <w:rsid w:val="000528C7"/>
    <w:rsid w:val="000531B2"/>
    <w:rsid w:val="000532D9"/>
    <w:rsid w:val="00053420"/>
    <w:rsid w:val="00053556"/>
    <w:rsid w:val="000536E6"/>
    <w:rsid w:val="00053D06"/>
    <w:rsid w:val="000543F5"/>
    <w:rsid w:val="00055453"/>
    <w:rsid w:val="00056075"/>
    <w:rsid w:val="000562DD"/>
    <w:rsid w:val="00057965"/>
    <w:rsid w:val="0006073E"/>
    <w:rsid w:val="000608BB"/>
    <w:rsid w:val="00060EF1"/>
    <w:rsid w:val="0006122A"/>
    <w:rsid w:val="000613B8"/>
    <w:rsid w:val="00061CCE"/>
    <w:rsid w:val="000633EE"/>
    <w:rsid w:val="00063BA0"/>
    <w:rsid w:val="00063EFF"/>
    <w:rsid w:val="00064667"/>
    <w:rsid w:val="00064B40"/>
    <w:rsid w:val="0006608B"/>
    <w:rsid w:val="000669F7"/>
    <w:rsid w:val="00066CB4"/>
    <w:rsid w:val="0006728A"/>
    <w:rsid w:val="0006754D"/>
    <w:rsid w:val="0006783F"/>
    <w:rsid w:val="00070063"/>
    <w:rsid w:val="00070831"/>
    <w:rsid w:val="00070A9C"/>
    <w:rsid w:val="000725D7"/>
    <w:rsid w:val="00072853"/>
    <w:rsid w:val="00072960"/>
    <w:rsid w:val="000733DE"/>
    <w:rsid w:val="00073AE2"/>
    <w:rsid w:val="00075090"/>
    <w:rsid w:val="00076534"/>
    <w:rsid w:val="000773A4"/>
    <w:rsid w:val="0008044C"/>
    <w:rsid w:val="000815B5"/>
    <w:rsid w:val="00081CAD"/>
    <w:rsid w:val="00081DF8"/>
    <w:rsid w:val="0008280F"/>
    <w:rsid w:val="00082C42"/>
    <w:rsid w:val="00082E9C"/>
    <w:rsid w:val="0008349C"/>
    <w:rsid w:val="00086289"/>
    <w:rsid w:val="000862A2"/>
    <w:rsid w:val="0008678F"/>
    <w:rsid w:val="00086933"/>
    <w:rsid w:val="000873C7"/>
    <w:rsid w:val="00087FC0"/>
    <w:rsid w:val="0009016E"/>
    <w:rsid w:val="000901B6"/>
    <w:rsid w:val="00090201"/>
    <w:rsid w:val="000906DA"/>
    <w:rsid w:val="00090DA6"/>
    <w:rsid w:val="00091044"/>
    <w:rsid w:val="0009187E"/>
    <w:rsid w:val="00092BA2"/>
    <w:rsid w:val="00092E74"/>
    <w:rsid w:val="00093CB6"/>
    <w:rsid w:val="0009605A"/>
    <w:rsid w:val="00096D97"/>
    <w:rsid w:val="000977CB"/>
    <w:rsid w:val="000A023F"/>
    <w:rsid w:val="000A062E"/>
    <w:rsid w:val="000A107E"/>
    <w:rsid w:val="000A1223"/>
    <w:rsid w:val="000A179F"/>
    <w:rsid w:val="000A1BD7"/>
    <w:rsid w:val="000A2587"/>
    <w:rsid w:val="000A2CD7"/>
    <w:rsid w:val="000A4E98"/>
    <w:rsid w:val="000A6532"/>
    <w:rsid w:val="000A72AA"/>
    <w:rsid w:val="000A7EA0"/>
    <w:rsid w:val="000A7EA6"/>
    <w:rsid w:val="000B066B"/>
    <w:rsid w:val="000B0817"/>
    <w:rsid w:val="000B10AC"/>
    <w:rsid w:val="000B119E"/>
    <w:rsid w:val="000B12BB"/>
    <w:rsid w:val="000B340E"/>
    <w:rsid w:val="000B56EC"/>
    <w:rsid w:val="000B5FE8"/>
    <w:rsid w:val="000B6120"/>
    <w:rsid w:val="000B73E8"/>
    <w:rsid w:val="000B7CF5"/>
    <w:rsid w:val="000C02B9"/>
    <w:rsid w:val="000C0974"/>
    <w:rsid w:val="000C18E8"/>
    <w:rsid w:val="000C2394"/>
    <w:rsid w:val="000C294E"/>
    <w:rsid w:val="000C31F5"/>
    <w:rsid w:val="000C35C2"/>
    <w:rsid w:val="000C4D58"/>
    <w:rsid w:val="000C59DC"/>
    <w:rsid w:val="000C5A56"/>
    <w:rsid w:val="000C5A7B"/>
    <w:rsid w:val="000C65A2"/>
    <w:rsid w:val="000C6A14"/>
    <w:rsid w:val="000C6A43"/>
    <w:rsid w:val="000C7017"/>
    <w:rsid w:val="000C7BB4"/>
    <w:rsid w:val="000D0634"/>
    <w:rsid w:val="000D068D"/>
    <w:rsid w:val="000D0F31"/>
    <w:rsid w:val="000D1B10"/>
    <w:rsid w:val="000D1E92"/>
    <w:rsid w:val="000D2BF6"/>
    <w:rsid w:val="000D2DC7"/>
    <w:rsid w:val="000D3985"/>
    <w:rsid w:val="000D4D2C"/>
    <w:rsid w:val="000D5AA4"/>
    <w:rsid w:val="000D6602"/>
    <w:rsid w:val="000D69D4"/>
    <w:rsid w:val="000E1352"/>
    <w:rsid w:val="000E13DD"/>
    <w:rsid w:val="000E1C1C"/>
    <w:rsid w:val="000E1E8E"/>
    <w:rsid w:val="000E2969"/>
    <w:rsid w:val="000E2974"/>
    <w:rsid w:val="000E2D62"/>
    <w:rsid w:val="000E3AA1"/>
    <w:rsid w:val="000E4243"/>
    <w:rsid w:val="000E47FE"/>
    <w:rsid w:val="000E5310"/>
    <w:rsid w:val="000E5A7C"/>
    <w:rsid w:val="000E6075"/>
    <w:rsid w:val="000E732E"/>
    <w:rsid w:val="000E78CD"/>
    <w:rsid w:val="000E79BC"/>
    <w:rsid w:val="000E7D21"/>
    <w:rsid w:val="000F0721"/>
    <w:rsid w:val="000F090D"/>
    <w:rsid w:val="000F1B76"/>
    <w:rsid w:val="000F1C49"/>
    <w:rsid w:val="000F26C6"/>
    <w:rsid w:val="000F380E"/>
    <w:rsid w:val="000F3A2E"/>
    <w:rsid w:val="000F70FD"/>
    <w:rsid w:val="000F7218"/>
    <w:rsid w:val="000F7D5D"/>
    <w:rsid w:val="001008C7"/>
    <w:rsid w:val="00100B8C"/>
    <w:rsid w:val="00100F49"/>
    <w:rsid w:val="001014BB"/>
    <w:rsid w:val="00101AE6"/>
    <w:rsid w:val="0010286C"/>
    <w:rsid w:val="00102CDF"/>
    <w:rsid w:val="00102D1D"/>
    <w:rsid w:val="00103192"/>
    <w:rsid w:val="00104FAE"/>
    <w:rsid w:val="001062F1"/>
    <w:rsid w:val="0010633F"/>
    <w:rsid w:val="00106BA0"/>
    <w:rsid w:val="00107F11"/>
    <w:rsid w:val="00110F32"/>
    <w:rsid w:val="00111515"/>
    <w:rsid w:val="00111E3A"/>
    <w:rsid w:val="00112408"/>
    <w:rsid w:val="00112A6E"/>
    <w:rsid w:val="00112EAB"/>
    <w:rsid w:val="0011326D"/>
    <w:rsid w:val="0011347C"/>
    <w:rsid w:val="001139B5"/>
    <w:rsid w:val="00113A86"/>
    <w:rsid w:val="00113E01"/>
    <w:rsid w:val="00114220"/>
    <w:rsid w:val="0011425A"/>
    <w:rsid w:val="00114E2B"/>
    <w:rsid w:val="00115AF8"/>
    <w:rsid w:val="00115F6B"/>
    <w:rsid w:val="001167BA"/>
    <w:rsid w:val="00116B9E"/>
    <w:rsid w:val="00116E35"/>
    <w:rsid w:val="0011723F"/>
    <w:rsid w:val="00117CE2"/>
    <w:rsid w:val="00120E24"/>
    <w:rsid w:val="00120F05"/>
    <w:rsid w:val="00121CDE"/>
    <w:rsid w:val="00122120"/>
    <w:rsid w:val="001225C5"/>
    <w:rsid w:val="001228A1"/>
    <w:rsid w:val="001234F6"/>
    <w:rsid w:val="001240A2"/>
    <w:rsid w:val="00124A82"/>
    <w:rsid w:val="001257B2"/>
    <w:rsid w:val="00125DC9"/>
    <w:rsid w:val="00126686"/>
    <w:rsid w:val="001266FF"/>
    <w:rsid w:val="00126BB0"/>
    <w:rsid w:val="00127064"/>
    <w:rsid w:val="00127F95"/>
    <w:rsid w:val="0013071F"/>
    <w:rsid w:val="00130D7E"/>
    <w:rsid w:val="00131760"/>
    <w:rsid w:val="0013350F"/>
    <w:rsid w:val="001339F3"/>
    <w:rsid w:val="00133B32"/>
    <w:rsid w:val="00133CEF"/>
    <w:rsid w:val="00134333"/>
    <w:rsid w:val="00135702"/>
    <w:rsid w:val="001363D3"/>
    <w:rsid w:val="0013659F"/>
    <w:rsid w:val="00136784"/>
    <w:rsid w:val="00140145"/>
    <w:rsid w:val="001405BD"/>
    <w:rsid w:val="00140D11"/>
    <w:rsid w:val="001418E0"/>
    <w:rsid w:val="00142421"/>
    <w:rsid w:val="001428C3"/>
    <w:rsid w:val="00142928"/>
    <w:rsid w:val="00142948"/>
    <w:rsid w:val="00143149"/>
    <w:rsid w:val="00143D57"/>
    <w:rsid w:val="00145AB4"/>
    <w:rsid w:val="00146427"/>
    <w:rsid w:val="001466FC"/>
    <w:rsid w:val="00147EF4"/>
    <w:rsid w:val="00147F19"/>
    <w:rsid w:val="00150E1A"/>
    <w:rsid w:val="001515B1"/>
    <w:rsid w:val="00151707"/>
    <w:rsid w:val="00151BB3"/>
    <w:rsid w:val="00151F8D"/>
    <w:rsid w:val="00152AF6"/>
    <w:rsid w:val="00152D16"/>
    <w:rsid w:val="001531CC"/>
    <w:rsid w:val="00153CAA"/>
    <w:rsid w:val="00153E74"/>
    <w:rsid w:val="00153FAA"/>
    <w:rsid w:val="001547B2"/>
    <w:rsid w:val="001548E8"/>
    <w:rsid w:val="00154A65"/>
    <w:rsid w:val="00155299"/>
    <w:rsid w:val="001563AD"/>
    <w:rsid w:val="001567A0"/>
    <w:rsid w:val="00156A32"/>
    <w:rsid w:val="001579AD"/>
    <w:rsid w:val="00157D01"/>
    <w:rsid w:val="00160164"/>
    <w:rsid w:val="00160B79"/>
    <w:rsid w:val="0016113C"/>
    <w:rsid w:val="00161D9D"/>
    <w:rsid w:val="00161FA3"/>
    <w:rsid w:val="0016293F"/>
    <w:rsid w:val="00163B0E"/>
    <w:rsid w:val="00164287"/>
    <w:rsid w:val="001653D8"/>
    <w:rsid w:val="001662E7"/>
    <w:rsid w:val="001663A5"/>
    <w:rsid w:val="00167344"/>
    <w:rsid w:val="00167490"/>
    <w:rsid w:val="001675D7"/>
    <w:rsid w:val="00167F77"/>
    <w:rsid w:val="001703E0"/>
    <w:rsid w:val="00170D96"/>
    <w:rsid w:val="00171951"/>
    <w:rsid w:val="00171A4C"/>
    <w:rsid w:val="00172849"/>
    <w:rsid w:val="00173651"/>
    <w:rsid w:val="00173E30"/>
    <w:rsid w:val="001741D0"/>
    <w:rsid w:val="00174ABD"/>
    <w:rsid w:val="001764D4"/>
    <w:rsid w:val="0017721D"/>
    <w:rsid w:val="001801CE"/>
    <w:rsid w:val="0018030F"/>
    <w:rsid w:val="00181CCD"/>
    <w:rsid w:val="0018219F"/>
    <w:rsid w:val="00182341"/>
    <w:rsid w:val="00182776"/>
    <w:rsid w:val="001833B8"/>
    <w:rsid w:val="00183DFB"/>
    <w:rsid w:val="00184500"/>
    <w:rsid w:val="00184ABE"/>
    <w:rsid w:val="00184CA6"/>
    <w:rsid w:val="00185B69"/>
    <w:rsid w:val="001862E0"/>
    <w:rsid w:val="00187131"/>
    <w:rsid w:val="001877E0"/>
    <w:rsid w:val="00187C7D"/>
    <w:rsid w:val="00187DB4"/>
    <w:rsid w:val="00190506"/>
    <w:rsid w:val="0019079E"/>
    <w:rsid w:val="00190B0F"/>
    <w:rsid w:val="00190B5F"/>
    <w:rsid w:val="00191B82"/>
    <w:rsid w:val="00191DE2"/>
    <w:rsid w:val="001927FD"/>
    <w:rsid w:val="00192A0C"/>
    <w:rsid w:val="00192C7E"/>
    <w:rsid w:val="00192D1E"/>
    <w:rsid w:val="00193F46"/>
    <w:rsid w:val="00193FE2"/>
    <w:rsid w:val="00194149"/>
    <w:rsid w:val="001942B9"/>
    <w:rsid w:val="001954E6"/>
    <w:rsid w:val="00195D6A"/>
    <w:rsid w:val="0019607D"/>
    <w:rsid w:val="00197A90"/>
    <w:rsid w:val="00197B8D"/>
    <w:rsid w:val="00197D5A"/>
    <w:rsid w:val="001A119C"/>
    <w:rsid w:val="001A335A"/>
    <w:rsid w:val="001A4C82"/>
    <w:rsid w:val="001A551C"/>
    <w:rsid w:val="001A65C7"/>
    <w:rsid w:val="001A6A73"/>
    <w:rsid w:val="001A6FDE"/>
    <w:rsid w:val="001A7F7F"/>
    <w:rsid w:val="001B0C93"/>
    <w:rsid w:val="001B1053"/>
    <w:rsid w:val="001B12AD"/>
    <w:rsid w:val="001B1A50"/>
    <w:rsid w:val="001B21AA"/>
    <w:rsid w:val="001B2607"/>
    <w:rsid w:val="001B2ACD"/>
    <w:rsid w:val="001B2AE3"/>
    <w:rsid w:val="001B35E8"/>
    <w:rsid w:val="001B39BF"/>
    <w:rsid w:val="001B500E"/>
    <w:rsid w:val="001B675C"/>
    <w:rsid w:val="001B73E2"/>
    <w:rsid w:val="001B7FE3"/>
    <w:rsid w:val="001C005E"/>
    <w:rsid w:val="001C0A24"/>
    <w:rsid w:val="001C118A"/>
    <w:rsid w:val="001C1387"/>
    <w:rsid w:val="001C1612"/>
    <w:rsid w:val="001C1E08"/>
    <w:rsid w:val="001C2ED1"/>
    <w:rsid w:val="001C40FB"/>
    <w:rsid w:val="001C417D"/>
    <w:rsid w:val="001C4CBF"/>
    <w:rsid w:val="001C52B3"/>
    <w:rsid w:val="001C65B1"/>
    <w:rsid w:val="001C7012"/>
    <w:rsid w:val="001C73C2"/>
    <w:rsid w:val="001C763A"/>
    <w:rsid w:val="001D2556"/>
    <w:rsid w:val="001D2A3F"/>
    <w:rsid w:val="001D2C25"/>
    <w:rsid w:val="001D2EF3"/>
    <w:rsid w:val="001D3366"/>
    <w:rsid w:val="001D3C73"/>
    <w:rsid w:val="001D4947"/>
    <w:rsid w:val="001D659B"/>
    <w:rsid w:val="001D7032"/>
    <w:rsid w:val="001D706E"/>
    <w:rsid w:val="001D7442"/>
    <w:rsid w:val="001E00A0"/>
    <w:rsid w:val="001E1073"/>
    <w:rsid w:val="001E14F7"/>
    <w:rsid w:val="001E1B88"/>
    <w:rsid w:val="001E20EA"/>
    <w:rsid w:val="001E238E"/>
    <w:rsid w:val="001E2EF2"/>
    <w:rsid w:val="001E3179"/>
    <w:rsid w:val="001E3BDC"/>
    <w:rsid w:val="001E477B"/>
    <w:rsid w:val="001E5202"/>
    <w:rsid w:val="001E5C00"/>
    <w:rsid w:val="001E6FF7"/>
    <w:rsid w:val="001E73C8"/>
    <w:rsid w:val="001E7417"/>
    <w:rsid w:val="001E7769"/>
    <w:rsid w:val="001E7BAE"/>
    <w:rsid w:val="001F00F1"/>
    <w:rsid w:val="001F09C1"/>
    <w:rsid w:val="001F175B"/>
    <w:rsid w:val="001F1FE8"/>
    <w:rsid w:val="001F258D"/>
    <w:rsid w:val="001F2E08"/>
    <w:rsid w:val="001F32EB"/>
    <w:rsid w:val="001F40C3"/>
    <w:rsid w:val="001F4849"/>
    <w:rsid w:val="001F5BE0"/>
    <w:rsid w:val="001F64C6"/>
    <w:rsid w:val="001F6CD6"/>
    <w:rsid w:val="001F7AF1"/>
    <w:rsid w:val="00200DA2"/>
    <w:rsid w:val="002010DC"/>
    <w:rsid w:val="0020164C"/>
    <w:rsid w:val="00201A5E"/>
    <w:rsid w:val="002041A6"/>
    <w:rsid w:val="00204738"/>
    <w:rsid w:val="00204D6B"/>
    <w:rsid w:val="002067FF"/>
    <w:rsid w:val="00206927"/>
    <w:rsid w:val="002069B9"/>
    <w:rsid w:val="00206DA4"/>
    <w:rsid w:val="002079D7"/>
    <w:rsid w:val="0021027B"/>
    <w:rsid w:val="00210417"/>
    <w:rsid w:val="00211869"/>
    <w:rsid w:val="00211E7E"/>
    <w:rsid w:val="00212380"/>
    <w:rsid w:val="002131D9"/>
    <w:rsid w:val="00213B56"/>
    <w:rsid w:val="00214892"/>
    <w:rsid w:val="002149CC"/>
    <w:rsid w:val="00214FD5"/>
    <w:rsid w:val="002151BE"/>
    <w:rsid w:val="00215C65"/>
    <w:rsid w:val="00216AB4"/>
    <w:rsid w:val="00216E91"/>
    <w:rsid w:val="00216F13"/>
    <w:rsid w:val="0021712C"/>
    <w:rsid w:val="00217641"/>
    <w:rsid w:val="00217792"/>
    <w:rsid w:val="00217DE4"/>
    <w:rsid w:val="00221053"/>
    <w:rsid w:val="0022123D"/>
    <w:rsid w:val="002217A3"/>
    <w:rsid w:val="00222785"/>
    <w:rsid w:val="0022377F"/>
    <w:rsid w:val="00223AB9"/>
    <w:rsid w:val="00223C27"/>
    <w:rsid w:val="002249DD"/>
    <w:rsid w:val="00224BEF"/>
    <w:rsid w:val="00224F3A"/>
    <w:rsid w:val="002266A9"/>
    <w:rsid w:val="002269A3"/>
    <w:rsid w:val="00226A41"/>
    <w:rsid w:val="00226D00"/>
    <w:rsid w:val="002276F2"/>
    <w:rsid w:val="00227BC8"/>
    <w:rsid w:val="002304A0"/>
    <w:rsid w:val="0023243A"/>
    <w:rsid w:val="00232941"/>
    <w:rsid w:val="002330C6"/>
    <w:rsid w:val="00233B52"/>
    <w:rsid w:val="00234072"/>
    <w:rsid w:val="002341FE"/>
    <w:rsid w:val="00234B0B"/>
    <w:rsid w:val="00234F16"/>
    <w:rsid w:val="002351AE"/>
    <w:rsid w:val="00235476"/>
    <w:rsid w:val="002355AB"/>
    <w:rsid w:val="00235C45"/>
    <w:rsid w:val="00235CD5"/>
    <w:rsid w:val="00236605"/>
    <w:rsid w:val="00237960"/>
    <w:rsid w:val="00237A7A"/>
    <w:rsid w:val="00240C19"/>
    <w:rsid w:val="0024107A"/>
    <w:rsid w:val="002413AD"/>
    <w:rsid w:val="00242D58"/>
    <w:rsid w:val="00243421"/>
    <w:rsid w:val="00245094"/>
    <w:rsid w:val="002450EA"/>
    <w:rsid w:val="00245957"/>
    <w:rsid w:val="00245B5D"/>
    <w:rsid w:val="002461FE"/>
    <w:rsid w:val="00246D05"/>
    <w:rsid w:val="00246E4A"/>
    <w:rsid w:val="00247684"/>
    <w:rsid w:val="00247691"/>
    <w:rsid w:val="00247B59"/>
    <w:rsid w:val="002500DD"/>
    <w:rsid w:val="002503E3"/>
    <w:rsid w:val="002509AC"/>
    <w:rsid w:val="00250D3D"/>
    <w:rsid w:val="0025119F"/>
    <w:rsid w:val="002512CD"/>
    <w:rsid w:val="0025200A"/>
    <w:rsid w:val="00252D5E"/>
    <w:rsid w:val="00253590"/>
    <w:rsid w:val="0025360B"/>
    <w:rsid w:val="00253B37"/>
    <w:rsid w:val="002554D0"/>
    <w:rsid w:val="00256713"/>
    <w:rsid w:val="00256AD5"/>
    <w:rsid w:val="0025708F"/>
    <w:rsid w:val="00257B33"/>
    <w:rsid w:val="00257D72"/>
    <w:rsid w:val="00260789"/>
    <w:rsid w:val="00260D42"/>
    <w:rsid w:val="002614CE"/>
    <w:rsid w:val="00262187"/>
    <w:rsid w:val="002625DA"/>
    <w:rsid w:val="00262C11"/>
    <w:rsid w:val="002636A9"/>
    <w:rsid w:val="00263BAA"/>
    <w:rsid w:val="00263F3A"/>
    <w:rsid w:val="00264323"/>
    <w:rsid w:val="00264D95"/>
    <w:rsid w:val="00265258"/>
    <w:rsid w:val="0026779D"/>
    <w:rsid w:val="00270555"/>
    <w:rsid w:val="002708E6"/>
    <w:rsid w:val="00270925"/>
    <w:rsid w:val="002710B7"/>
    <w:rsid w:val="002714E5"/>
    <w:rsid w:val="0027151C"/>
    <w:rsid w:val="002718AA"/>
    <w:rsid w:val="00272F99"/>
    <w:rsid w:val="0027356D"/>
    <w:rsid w:val="002736E5"/>
    <w:rsid w:val="0027527B"/>
    <w:rsid w:val="00275B19"/>
    <w:rsid w:val="00276142"/>
    <w:rsid w:val="00277D98"/>
    <w:rsid w:val="00280ABF"/>
    <w:rsid w:val="00280BD8"/>
    <w:rsid w:val="00280D0E"/>
    <w:rsid w:val="00280FEB"/>
    <w:rsid w:val="00281701"/>
    <w:rsid w:val="0028213E"/>
    <w:rsid w:val="0028239E"/>
    <w:rsid w:val="002829F2"/>
    <w:rsid w:val="00282E98"/>
    <w:rsid w:val="002835F1"/>
    <w:rsid w:val="00283622"/>
    <w:rsid w:val="00283820"/>
    <w:rsid w:val="00283EBA"/>
    <w:rsid w:val="00284001"/>
    <w:rsid w:val="00284B9D"/>
    <w:rsid w:val="00284BA2"/>
    <w:rsid w:val="0028537B"/>
    <w:rsid w:val="0028566F"/>
    <w:rsid w:val="002857F2"/>
    <w:rsid w:val="00285836"/>
    <w:rsid w:val="002858C5"/>
    <w:rsid w:val="00285FB6"/>
    <w:rsid w:val="0028620F"/>
    <w:rsid w:val="002863C1"/>
    <w:rsid w:val="002863F2"/>
    <w:rsid w:val="0028794B"/>
    <w:rsid w:val="00290412"/>
    <w:rsid w:val="00291145"/>
    <w:rsid w:val="002918DF"/>
    <w:rsid w:val="0029251E"/>
    <w:rsid w:val="002927A4"/>
    <w:rsid w:val="00292BD7"/>
    <w:rsid w:val="00292E63"/>
    <w:rsid w:val="00294480"/>
    <w:rsid w:val="0029465D"/>
    <w:rsid w:val="00294D5E"/>
    <w:rsid w:val="00294FCF"/>
    <w:rsid w:val="00295A73"/>
    <w:rsid w:val="00296515"/>
    <w:rsid w:val="00296A85"/>
    <w:rsid w:val="002A0171"/>
    <w:rsid w:val="002A16C5"/>
    <w:rsid w:val="002A1BBD"/>
    <w:rsid w:val="002A23A1"/>
    <w:rsid w:val="002A2C7E"/>
    <w:rsid w:val="002A2CF3"/>
    <w:rsid w:val="002A3329"/>
    <w:rsid w:val="002A3D40"/>
    <w:rsid w:val="002A4FAE"/>
    <w:rsid w:val="002A5BB0"/>
    <w:rsid w:val="002A5BDD"/>
    <w:rsid w:val="002A6EA3"/>
    <w:rsid w:val="002A70D5"/>
    <w:rsid w:val="002A7229"/>
    <w:rsid w:val="002A7C2F"/>
    <w:rsid w:val="002B04D1"/>
    <w:rsid w:val="002B073E"/>
    <w:rsid w:val="002B0813"/>
    <w:rsid w:val="002B1A0C"/>
    <w:rsid w:val="002B1BC1"/>
    <w:rsid w:val="002B292F"/>
    <w:rsid w:val="002B2C53"/>
    <w:rsid w:val="002B2E89"/>
    <w:rsid w:val="002B39C1"/>
    <w:rsid w:val="002B3B67"/>
    <w:rsid w:val="002B40A5"/>
    <w:rsid w:val="002B4B65"/>
    <w:rsid w:val="002B5522"/>
    <w:rsid w:val="002B5B66"/>
    <w:rsid w:val="002B5E51"/>
    <w:rsid w:val="002B5F68"/>
    <w:rsid w:val="002B6406"/>
    <w:rsid w:val="002B6422"/>
    <w:rsid w:val="002B6A28"/>
    <w:rsid w:val="002B6BBA"/>
    <w:rsid w:val="002B7429"/>
    <w:rsid w:val="002B7617"/>
    <w:rsid w:val="002B7858"/>
    <w:rsid w:val="002B7A53"/>
    <w:rsid w:val="002B7D24"/>
    <w:rsid w:val="002C08AC"/>
    <w:rsid w:val="002C0E70"/>
    <w:rsid w:val="002C121A"/>
    <w:rsid w:val="002C209E"/>
    <w:rsid w:val="002C2B8F"/>
    <w:rsid w:val="002C3379"/>
    <w:rsid w:val="002C3AF6"/>
    <w:rsid w:val="002C40DA"/>
    <w:rsid w:val="002C44CE"/>
    <w:rsid w:val="002C4DD4"/>
    <w:rsid w:val="002C4E45"/>
    <w:rsid w:val="002C5620"/>
    <w:rsid w:val="002C5988"/>
    <w:rsid w:val="002C6233"/>
    <w:rsid w:val="002C736C"/>
    <w:rsid w:val="002D2072"/>
    <w:rsid w:val="002D34B2"/>
    <w:rsid w:val="002D34E8"/>
    <w:rsid w:val="002D385E"/>
    <w:rsid w:val="002D427B"/>
    <w:rsid w:val="002D4412"/>
    <w:rsid w:val="002D4D0E"/>
    <w:rsid w:val="002D590E"/>
    <w:rsid w:val="002D5FEF"/>
    <w:rsid w:val="002D613F"/>
    <w:rsid w:val="002D7B92"/>
    <w:rsid w:val="002E073B"/>
    <w:rsid w:val="002E0F32"/>
    <w:rsid w:val="002E28AC"/>
    <w:rsid w:val="002E2B95"/>
    <w:rsid w:val="002E35D2"/>
    <w:rsid w:val="002E4205"/>
    <w:rsid w:val="002E53E5"/>
    <w:rsid w:val="002E54C3"/>
    <w:rsid w:val="002E5D83"/>
    <w:rsid w:val="002E6759"/>
    <w:rsid w:val="002E6D3C"/>
    <w:rsid w:val="002E761D"/>
    <w:rsid w:val="002E7A53"/>
    <w:rsid w:val="002F01F9"/>
    <w:rsid w:val="002F080C"/>
    <w:rsid w:val="002F0821"/>
    <w:rsid w:val="002F0AFA"/>
    <w:rsid w:val="002F13BA"/>
    <w:rsid w:val="002F1FFA"/>
    <w:rsid w:val="002F3D71"/>
    <w:rsid w:val="002F3F2C"/>
    <w:rsid w:val="002F44EF"/>
    <w:rsid w:val="002F574D"/>
    <w:rsid w:val="002F59F5"/>
    <w:rsid w:val="002F7E1A"/>
    <w:rsid w:val="002F7F63"/>
    <w:rsid w:val="003016E1"/>
    <w:rsid w:val="003021F7"/>
    <w:rsid w:val="00302417"/>
    <w:rsid w:val="00302909"/>
    <w:rsid w:val="003033EB"/>
    <w:rsid w:val="00304034"/>
    <w:rsid w:val="0030425A"/>
    <w:rsid w:val="0030517A"/>
    <w:rsid w:val="00305263"/>
    <w:rsid w:val="003055C4"/>
    <w:rsid w:val="00305755"/>
    <w:rsid w:val="003064FF"/>
    <w:rsid w:val="00306567"/>
    <w:rsid w:val="00306708"/>
    <w:rsid w:val="003069FE"/>
    <w:rsid w:val="00307DB9"/>
    <w:rsid w:val="003101FB"/>
    <w:rsid w:val="003105F4"/>
    <w:rsid w:val="003110AA"/>
    <w:rsid w:val="0031170A"/>
    <w:rsid w:val="003122F1"/>
    <w:rsid w:val="00312AF6"/>
    <w:rsid w:val="00312F49"/>
    <w:rsid w:val="00313AD2"/>
    <w:rsid w:val="00313B22"/>
    <w:rsid w:val="00313CCF"/>
    <w:rsid w:val="003146CB"/>
    <w:rsid w:val="00314CB1"/>
    <w:rsid w:val="00314FAA"/>
    <w:rsid w:val="00315604"/>
    <w:rsid w:val="00315617"/>
    <w:rsid w:val="00315901"/>
    <w:rsid w:val="00315963"/>
    <w:rsid w:val="003161F7"/>
    <w:rsid w:val="00316B99"/>
    <w:rsid w:val="00317DE0"/>
    <w:rsid w:val="0032059E"/>
    <w:rsid w:val="00321444"/>
    <w:rsid w:val="00322322"/>
    <w:rsid w:val="00322AEE"/>
    <w:rsid w:val="00323740"/>
    <w:rsid w:val="00325BFA"/>
    <w:rsid w:val="00325FD8"/>
    <w:rsid w:val="003263B5"/>
    <w:rsid w:val="00326B2A"/>
    <w:rsid w:val="00327CE9"/>
    <w:rsid w:val="00327FAB"/>
    <w:rsid w:val="003303AF"/>
    <w:rsid w:val="0033088F"/>
    <w:rsid w:val="003310B2"/>
    <w:rsid w:val="00331348"/>
    <w:rsid w:val="00331950"/>
    <w:rsid w:val="00331B27"/>
    <w:rsid w:val="00331FCA"/>
    <w:rsid w:val="003320E5"/>
    <w:rsid w:val="00333548"/>
    <w:rsid w:val="003337BB"/>
    <w:rsid w:val="003340FA"/>
    <w:rsid w:val="00334137"/>
    <w:rsid w:val="00334B6D"/>
    <w:rsid w:val="003351F3"/>
    <w:rsid w:val="00336036"/>
    <w:rsid w:val="003367F5"/>
    <w:rsid w:val="003368EB"/>
    <w:rsid w:val="003377EA"/>
    <w:rsid w:val="003407A7"/>
    <w:rsid w:val="0034091D"/>
    <w:rsid w:val="00341E54"/>
    <w:rsid w:val="00343142"/>
    <w:rsid w:val="003454E0"/>
    <w:rsid w:val="00345835"/>
    <w:rsid w:val="0034587C"/>
    <w:rsid w:val="00345CD0"/>
    <w:rsid w:val="003460B6"/>
    <w:rsid w:val="00346E2B"/>
    <w:rsid w:val="00347709"/>
    <w:rsid w:val="00350E20"/>
    <w:rsid w:val="00350E9C"/>
    <w:rsid w:val="00351730"/>
    <w:rsid w:val="00351A37"/>
    <w:rsid w:val="00352115"/>
    <w:rsid w:val="00352781"/>
    <w:rsid w:val="003527FE"/>
    <w:rsid w:val="00353A74"/>
    <w:rsid w:val="00353DCB"/>
    <w:rsid w:val="00354206"/>
    <w:rsid w:val="003542EB"/>
    <w:rsid w:val="003550EC"/>
    <w:rsid w:val="00356006"/>
    <w:rsid w:val="003575B6"/>
    <w:rsid w:val="0035771D"/>
    <w:rsid w:val="003578D4"/>
    <w:rsid w:val="00360202"/>
    <w:rsid w:val="003608CB"/>
    <w:rsid w:val="00360C7F"/>
    <w:rsid w:val="00360E7C"/>
    <w:rsid w:val="00361293"/>
    <w:rsid w:val="00362313"/>
    <w:rsid w:val="00362A3A"/>
    <w:rsid w:val="00362EF9"/>
    <w:rsid w:val="00363466"/>
    <w:rsid w:val="003638BB"/>
    <w:rsid w:val="003640D6"/>
    <w:rsid w:val="0036428C"/>
    <w:rsid w:val="0036429F"/>
    <w:rsid w:val="00364626"/>
    <w:rsid w:val="00364A2A"/>
    <w:rsid w:val="00364FDF"/>
    <w:rsid w:val="003650BB"/>
    <w:rsid w:val="00365501"/>
    <w:rsid w:val="0036679D"/>
    <w:rsid w:val="00371D7C"/>
    <w:rsid w:val="003726B1"/>
    <w:rsid w:val="00372D2B"/>
    <w:rsid w:val="00373BAA"/>
    <w:rsid w:val="00373D11"/>
    <w:rsid w:val="003752FC"/>
    <w:rsid w:val="00375402"/>
    <w:rsid w:val="00375CA4"/>
    <w:rsid w:val="00375CE9"/>
    <w:rsid w:val="0037631D"/>
    <w:rsid w:val="00377249"/>
    <w:rsid w:val="00377702"/>
    <w:rsid w:val="00381776"/>
    <w:rsid w:val="00381F97"/>
    <w:rsid w:val="00382266"/>
    <w:rsid w:val="00382DB1"/>
    <w:rsid w:val="003830B8"/>
    <w:rsid w:val="00383A98"/>
    <w:rsid w:val="00383E3C"/>
    <w:rsid w:val="003842AE"/>
    <w:rsid w:val="00384361"/>
    <w:rsid w:val="00384377"/>
    <w:rsid w:val="003843AD"/>
    <w:rsid w:val="003846A1"/>
    <w:rsid w:val="00385561"/>
    <w:rsid w:val="003867CA"/>
    <w:rsid w:val="003870A7"/>
    <w:rsid w:val="003879D7"/>
    <w:rsid w:val="003901A3"/>
    <w:rsid w:val="0039070B"/>
    <w:rsid w:val="00390882"/>
    <w:rsid w:val="003919C2"/>
    <w:rsid w:val="00391B26"/>
    <w:rsid w:val="00391B2C"/>
    <w:rsid w:val="003927A3"/>
    <w:rsid w:val="00392A53"/>
    <w:rsid w:val="003936F5"/>
    <w:rsid w:val="00393D46"/>
    <w:rsid w:val="0039409B"/>
    <w:rsid w:val="00395383"/>
    <w:rsid w:val="00395DA1"/>
    <w:rsid w:val="00395DF4"/>
    <w:rsid w:val="0039684F"/>
    <w:rsid w:val="00396894"/>
    <w:rsid w:val="00396909"/>
    <w:rsid w:val="00396914"/>
    <w:rsid w:val="00396FEB"/>
    <w:rsid w:val="003A0AAF"/>
    <w:rsid w:val="003A14D6"/>
    <w:rsid w:val="003A1DD4"/>
    <w:rsid w:val="003A3747"/>
    <w:rsid w:val="003A384D"/>
    <w:rsid w:val="003A39B3"/>
    <w:rsid w:val="003A3E9E"/>
    <w:rsid w:val="003A5332"/>
    <w:rsid w:val="003A651B"/>
    <w:rsid w:val="003A6B62"/>
    <w:rsid w:val="003A732C"/>
    <w:rsid w:val="003A7724"/>
    <w:rsid w:val="003B059C"/>
    <w:rsid w:val="003B05FC"/>
    <w:rsid w:val="003B0D87"/>
    <w:rsid w:val="003B1AC4"/>
    <w:rsid w:val="003B1B4F"/>
    <w:rsid w:val="003B2A04"/>
    <w:rsid w:val="003B31DC"/>
    <w:rsid w:val="003B3902"/>
    <w:rsid w:val="003B4412"/>
    <w:rsid w:val="003B4851"/>
    <w:rsid w:val="003B51FC"/>
    <w:rsid w:val="003B6194"/>
    <w:rsid w:val="003B7B7E"/>
    <w:rsid w:val="003C01C6"/>
    <w:rsid w:val="003C1DD9"/>
    <w:rsid w:val="003C20A5"/>
    <w:rsid w:val="003C20DD"/>
    <w:rsid w:val="003C269A"/>
    <w:rsid w:val="003C2ED0"/>
    <w:rsid w:val="003C30DD"/>
    <w:rsid w:val="003C31BF"/>
    <w:rsid w:val="003C3D11"/>
    <w:rsid w:val="003C4408"/>
    <w:rsid w:val="003C44C2"/>
    <w:rsid w:val="003C4FEF"/>
    <w:rsid w:val="003C546A"/>
    <w:rsid w:val="003C5595"/>
    <w:rsid w:val="003C5A60"/>
    <w:rsid w:val="003C6837"/>
    <w:rsid w:val="003C6F89"/>
    <w:rsid w:val="003C7AD8"/>
    <w:rsid w:val="003D0DB6"/>
    <w:rsid w:val="003D0F37"/>
    <w:rsid w:val="003D1AF4"/>
    <w:rsid w:val="003D1CB7"/>
    <w:rsid w:val="003D1DEA"/>
    <w:rsid w:val="003D1E5D"/>
    <w:rsid w:val="003D24C1"/>
    <w:rsid w:val="003D2F64"/>
    <w:rsid w:val="003D45C9"/>
    <w:rsid w:val="003D5031"/>
    <w:rsid w:val="003D61F7"/>
    <w:rsid w:val="003D6462"/>
    <w:rsid w:val="003D6E34"/>
    <w:rsid w:val="003D7E91"/>
    <w:rsid w:val="003E04E3"/>
    <w:rsid w:val="003E0BEB"/>
    <w:rsid w:val="003E0CB9"/>
    <w:rsid w:val="003E10CD"/>
    <w:rsid w:val="003E1737"/>
    <w:rsid w:val="003E17A1"/>
    <w:rsid w:val="003E1F82"/>
    <w:rsid w:val="003E3333"/>
    <w:rsid w:val="003E3432"/>
    <w:rsid w:val="003E356A"/>
    <w:rsid w:val="003E3BC1"/>
    <w:rsid w:val="003E3DF0"/>
    <w:rsid w:val="003E4523"/>
    <w:rsid w:val="003E4754"/>
    <w:rsid w:val="003E4820"/>
    <w:rsid w:val="003E4932"/>
    <w:rsid w:val="003E5DD6"/>
    <w:rsid w:val="003E77F9"/>
    <w:rsid w:val="003F02AE"/>
    <w:rsid w:val="003F046D"/>
    <w:rsid w:val="003F098A"/>
    <w:rsid w:val="003F13C7"/>
    <w:rsid w:val="003F1631"/>
    <w:rsid w:val="003F16E4"/>
    <w:rsid w:val="003F1C27"/>
    <w:rsid w:val="003F1CCC"/>
    <w:rsid w:val="003F1F94"/>
    <w:rsid w:val="003F1FFE"/>
    <w:rsid w:val="003F3010"/>
    <w:rsid w:val="003F40CA"/>
    <w:rsid w:val="003F4BF0"/>
    <w:rsid w:val="003F65E6"/>
    <w:rsid w:val="003F6C78"/>
    <w:rsid w:val="003F6D7E"/>
    <w:rsid w:val="003F717B"/>
    <w:rsid w:val="003F72DD"/>
    <w:rsid w:val="004000D8"/>
    <w:rsid w:val="00401B2F"/>
    <w:rsid w:val="00402046"/>
    <w:rsid w:val="0040267D"/>
    <w:rsid w:val="00402FA2"/>
    <w:rsid w:val="004034F8"/>
    <w:rsid w:val="00403A3F"/>
    <w:rsid w:val="00403E1B"/>
    <w:rsid w:val="00404674"/>
    <w:rsid w:val="00405486"/>
    <w:rsid w:val="00405C3B"/>
    <w:rsid w:val="004061CC"/>
    <w:rsid w:val="00406207"/>
    <w:rsid w:val="00407D77"/>
    <w:rsid w:val="00410352"/>
    <w:rsid w:val="00410B0D"/>
    <w:rsid w:val="00410F88"/>
    <w:rsid w:val="0041230A"/>
    <w:rsid w:val="00412BF4"/>
    <w:rsid w:val="00412EEA"/>
    <w:rsid w:val="004134BE"/>
    <w:rsid w:val="0041371E"/>
    <w:rsid w:val="00414D15"/>
    <w:rsid w:val="004150AD"/>
    <w:rsid w:val="004157EB"/>
    <w:rsid w:val="00415874"/>
    <w:rsid w:val="004158AA"/>
    <w:rsid w:val="004160A7"/>
    <w:rsid w:val="004163B1"/>
    <w:rsid w:val="004172DC"/>
    <w:rsid w:val="00417668"/>
    <w:rsid w:val="0042043E"/>
    <w:rsid w:val="004205F5"/>
    <w:rsid w:val="0042093C"/>
    <w:rsid w:val="00420BBE"/>
    <w:rsid w:val="0042100D"/>
    <w:rsid w:val="00421191"/>
    <w:rsid w:val="004216EF"/>
    <w:rsid w:val="00421B14"/>
    <w:rsid w:val="00423FBC"/>
    <w:rsid w:val="004247D5"/>
    <w:rsid w:val="00425C78"/>
    <w:rsid w:val="00425DA7"/>
    <w:rsid w:val="00430CBC"/>
    <w:rsid w:val="004315D1"/>
    <w:rsid w:val="0043249E"/>
    <w:rsid w:val="00432B2F"/>
    <w:rsid w:val="00432D15"/>
    <w:rsid w:val="004333AB"/>
    <w:rsid w:val="00433BFA"/>
    <w:rsid w:val="00434B27"/>
    <w:rsid w:val="004352AF"/>
    <w:rsid w:val="00436023"/>
    <w:rsid w:val="004368F6"/>
    <w:rsid w:val="00437569"/>
    <w:rsid w:val="004377B7"/>
    <w:rsid w:val="00440274"/>
    <w:rsid w:val="00440B77"/>
    <w:rsid w:val="0044168B"/>
    <w:rsid w:val="00441EE0"/>
    <w:rsid w:val="00442361"/>
    <w:rsid w:val="00442BD8"/>
    <w:rsid w:val="00442D49"/>
    <w:rsid w:val="004448B2"/>
    <w:rsid w:val="00444ED5"/>
    <w:rsid w:val="00445044"/>
    <w:rsid w:val="00445942"/>
    <w:rsid w:val="00445D43"/>
    <w:rsid w:val="004503AB"/>
    <w:rsid w:val="00450FFE"/>
    <w:rsid w:val="0045254D"/>
    <w:rsid w:val="004525DE"/>
    <w:rsid w:val="00452787"/>
    <w:rsid w:val="004528BE"/>
    <w:rsid w:val="00452D14"/>
    <w:rsid w:val="00453BCD"/>
    <w:rsid w:val="00454CA4"/>
    <w:rsid w:val="00455AEE"/>
    <w:rsid w:val="00455BD0"/>
    <w:rsid w:val="004562F4"/>
    <w:rsid w:val="00456908"/>
    <w:rsid w:val="00456A62"/>
    <w:rsid w:val="00456AA4"/>
    <w:rsid w:val="004570B1"/>
    <w:rsid w:val="00457175"/>
    <w:rsid w:val="004571CB"/>
    <w:rsid w:val="0046068C"/>
    <w:rsid w:val="0046087E"/>
    <w:rsid w:val="00460F4B"/>
    <w:rsid w:val="00461707"/>
    <w:rsid w:val="00461A26"/>
    <w:rsid w:val="00461E39"/>
    <w:rsid w:val="00462425"/>
    <w:rsid w:val="004624F7"/>
    <w:rsid w:val="00462611"/>
    <w:rsid w:val="00462C83"/>
    <w:rsid w:val="00465BDC"/>
    <w:rsid w:val="0046658C"/>
    <w:rsid w:val="004668A2"/>
    <w:rsid w:val="00466EAA"/>
    <w:rsid w:val="00467077"/>
    <w:rsid w:val="0046720A"/>
    <w:rsid w:val="004673DC"/>
    <w:rsid w:val="004703AD"/>
    <w:rsid w:val="0047061C"/>
    <w:rsid w:val="00470C8A"/>
    <w:rsid w:val="0047168D"/>
    <w:rsid w:val="004727CD"/>
    <w:rsid w:val="00473264"/>
    <w:rsid w:val="004746C2"/>
    <w:rsid w:val="00474710"/>
    <w:rsid w:val="00474D41"/>
    <w:rsid w:val="00475218"/>
    <w:rsid w:val="00475DB0"/>
    <w:rsid w:val="00475FDF"/>
    <w:rsid w:val="004761A9"/>
    <w:rsid w:val="004763B1"/>
    <w:rsid w:val="0047682F"/>
    <w:rsid w:val="00477053"/>
    <w:rsid w:val="004776AE"/>
    <w:rsid w:val="004804F2"/>
    <w:rsid w:val="00480B8D"/>
    <w:rsid w:val="004817A1"/>
    <w:rsid w:val="00481880"/>
    <w:rsid w:val="00483CDE"/>
    <w:rsid w:val="00484155"/>
    <w:rsid w:val="0048439A"/>
    <w:rsid w:val="0048512D"/>
    <w:rsid w:val="0048582C"/>
    <w:rsid w:val="00486685"/>
    <w:rsid w:val="00487243"/>
    <w:rsid w:val="004877DD"/>
    <w:rsid w:val="00490CDD"/>
    <w:rsid w:val="004911A2"/>
    <w:rsid w:val="004943FE"/>
    <w:rsid w:val="004948CF"/>
    <w:rsid w:val="00495669"/>
    <w:rsid w:val="0049606B"/>
    <w:rsid w:val="004962FA"/>
    <w:rsid w:val="00496663"/>
    <w:rsid w:val="00496D36"/>
    <w:rsid w:val="004978FF"/>
    <w:rsid w:val="004A038E"/>
    <w:rsid w:val="004A0984"/>
    <w:rsid w:val="004A151E"/>
    <w:rsid w:val="004A1FF0"/>
    <w:rsid w:val="004A2128"/>
    <w:rsid w:val="004A302D"/>
    <w:rsid w:val="004A3578"/>
    <w:rsid w:val="004A5459"/>
    <w:rsid w:val="004A5B99"/>
    <w:rsid w:val="004A6DC8"/>
    <w:rsid w:val="004B0A61"/>
    <w:rsid w:val="004B0B87"/>
    <w:rsid w:val="004B1545"/>
    <w:rsid w:val="004B2071"/>
    <w:rsid w:val="004B20D6"/>
    <w:rsid w:val="004B23AF"/>
    <w:rsid w:val="004B2913"/>
    <w:rsid w:val="004B3530"/>
    <w:rsid w:val="004B3A90"/>
    <w:rsid w:val="004B3DAA"/>
    <w:rsid w:val="004B3DFF"/>
    <w:rsid w:val="004B565B"/>
    <w:rsid w:val="004B6C78"/>
    <w:rsid w:val="004B6F7D"/>
    <w:rsid w:val="004B752B"/>
    <w:rsid w:val="004C022E"/>
    <w:rsid w:val="004C03BD"/>
    <w:rsid w:val="004C07ED"/>
    <w:rsid w:val="004C12F9"/>
    <w:rsid w:val="004C31C3"/>
    <w:rsid w:val="004C3AE0"/>
    <w:rsid w:val="004C533E"/>
    <w:rsid w:val="004C6400"/>
    <w:rsid w:val="004C6C75"/>
    <w:rsid w:val="004C6EE7"/>
    <w:rsid w:val="004C710D"/>
    <w:rsid w:val="004C7111"/>
    <w:rsid w:val="004C733B"/>
    <w:rsid w:val="004C7486"/>
    <w:rsid w:val="004C75F1"/>
    <w:rsid w:val="004D0715"/>
    <w:rsid w:val="004D09DB"/>
    <w:rsid w:val="004D0C73"/>
    <w:rsid w:val="004D0E40"/>
    <w:rsid w:val="004D0F6F"/>
    <w:rsid w:val="004D1D39"/>
    <w:rsid w:val="004D21AA"/>
    <w:rsid w:val="004D265B"/>
    <w:rsid w:val="004D3CF8"/>
    <w:rsid w:val="004D5602"/>
    <w:rsid w:val="004D695A"/>
    <w:rsid w:val="004D735E"/>
    <w:rsid w:val="004D73F8"/>
    <w:rsid w:val="004D7472"/>
    <w:rsid w:val="004D7A6C"/>
    <w:rsid w:val="004D7C22"/>
    <w:rsid w:val="004E0E0D"/>
    <w:rsid w:val="004E1EF9"/>
    <w:rsid w:val="004E1FC1"/>
    <w:rsid w:val="004E2458"/>
    <w:rsid w:val="004E4D65"/>
    <w:rsid w:val="004E610E"/>
    <w:rsid w:val="004E61FC"/>
    <w:rsid w:val="004E649A"/>
    <w:rsid w:val="004E6B7A"/>
    <w:rsid w:val="004E7749"/>
    <w:rsid w:val="004E78F5"/>
    <w:rsid w:val="004E7D16"/>
    <w:rsid w:val="004F0465"/>
    <w:rsid w:val="004F0FB1"/>
    <w:rsid w:val="004F10CE"/>
    <w:rsid w:val="004F11A7"/>
    <w:rsid w:val="004F14D9"/>
    <w:rsid w:val="004F2B45"/>
    <w:rsid w:val="004F3C3E"/>
    <w:rsid w:val="004F480F"/>
    <w:rsid w:val="004F5B9B"/>
    <w:rsid w:val="004F643B"/>
    <w:rsid w:val="0050082A"/>
    <w:rsid w:val="00500830"/>
    <w:rsid w:val="00500ACD"/>
    <w:rsid w:val="0050165F"/>
    <w:rsid w:val="0050168A"/>
    <w:rsid w:val="00501DCB"/>
    <w:rsid w:val="00502119"/>
    <w:rsid w:val="005040C6"/>
    <w:rsid w:val="00504A4A"/>
    <w:rsid w:val="00504C8A"/>
    <w:rsid w:val="00505FBB"/>
    <w:rsid w:val="005070F9"/>
    <w:rsid w:val="00507C1D"/>
    <w:rsid w:val="00510D3C"/>
    <w:rsid w:val="00511421"/>
    <w:rsid w:val="005114A6"/>
    <w:rsid w:val="005117D8"/>
    <w:rsid w:val="00511D60"/>
    <w:rsid w:val="00511E56"/>
    <w:rsid w:val="00512005"/>
    <w:rsid w:val="00512F08"/>
    <w:rsid w:val="00513250"/>
    <w:rsid w:val="00514093"/>
    <w:rsid w:val="005143BA"/>
    <w:rsid w:val="00516859"/>
    <w:rsid w:val="005168A3"/>
    <w:rsid w:val="00516B1A"/>
    <w:rsid w:val="00517075"/>
    <w:rsid w:val="00517902"/>
    <w:rsid w:val="00517B7E"/>
    <w:rsid w:val="00517F79"/>
    <w:rsid w:val="00520E29"/>
    <w:rsid w:val="00520EC4"/>
    <w:rsid w:val="005231BA"/>
    <w:rsid w:val="005235B7"/>
    <w:rsid w:val="00524488"/>
    <w:rsid w:val="00524C4C"/>
    <w:rsid w:val="00524EE2"/>
    <w:rsid w:val="00525980"/>
    <w:rsid w:val="00526982"/>
    <w:rsid w:val="00527BBB"/>
    <w:rsid w:val="00527D54"/>
    <w:rsid w:val="00527F63"/>
    <w:rsid w:val="005307DF"/>
    <w:rsid w:val="00530A63"/>
    <w:rsid w:val="005311E6"/>
    <w:rsid w:val="00531350"/>
    <w:rsid w:val="005321DF"/>
    <w:rsid w:val="005322A2"/>
    <w:rsid w:val="005326F1"/>
    <w:rsid w:val="00532C09"/>
    <w:rsid w:val="00534293"/>
    <w:rsid w:val="005344C4"/>
    <w:rsid w:val="005351BE"/>
    <w:rsid w:val="00535546"/>
    <w:rsid w:val="005367A3"/>
    <w:rsid w:val="005410BF"/>
    <w:rsid w:val="00541317"/>
    <w:rsid w:val="00541566"/>
    <w:rsid w:val="00542D3F"/>
    <w:rsid w:val="00543818"/>
    <w:rsid w:val="0054416A"/>
    <w:rsid w:val="00544826"/>
    <w:rsid w:val="00545BEC"/>
    <w:rsid w:val="00547FC8"/>
    <w:rsid w:val="005506E5"/>
    <w:rsid w:val="00551C67"/>
    <w:rsid w:val="00554805"/>
    <w:rsid w:val="0055505F"/>
    <w:rsid w:val="0055554F"/>
    <w:rsid w:val="00556734"/>
    <w:rsid w:val="00556E1F"/>
    <w:rsid w:val="00557303"/>
    <w:rsid w:val="005574F5"/>
    <w:rsid w:val="00557814"/>
    <w:rsid w:val="00560D2B"/>
    <w:rsid w:val="00561166"/>
    <w:rsid w:val="00561640"/>
    <w:rsid w:val="00561A38"/>
    <w:rsid w:val="0056381E"/>
    <w:rsid w:val="00563827"/>
    <w:rsid w:val="005638E6"/>
    <w:rsid w:val="00564E9E"/>
    <w:rsid w:val="00564EDB"/>
    <w:rsid w:val="0056515F"/>
    <w:rsid w:val="005651C0"/>
    <w:rsid w:val="00565555"/>
    <w:rsid w:val="00565C33"/>
    <w:rsid w:val="00566E6F"/>
    <w:rsid w:val="00567D94"/>
    <w:rsid w:val="00570329"/>
    <w:rsid w:val="005731CA"/>
    <w:rsid w:val="005745AF"/>
    <w:rsid w:val="005753F8"/>
    <w:rsid w:val="00576644"/>
    <w:rsid w:val="0057746D"/>
    <w:rsid w:val="00577679"/>
    <w:rsid w:val="00577992"/>
    <w:rsid w:val="00580715"/>
    <w:rsid w:val="00580BAA"/>
    <w:rsid w:val="00580CD8"/>
    <w:rsid w:val="00580DE8"/>
    <w:rsid w:val="0058206C"/>
    <w:rsid w:val="005825F8"/>
    <w:rsid w:val="005829A8"/>
    <w:rsid w:val="00582F56"/>
    <w:rsid w:val="0058435D"/>
    <w:rsid w:val="00584E3D"/>
    <w:rsid w:val="00585A08"/>
    <w:rsid w:val="00585F0E"/>
    <w:rsid w:val="005864A4"/>
    <w:rsid w:val="00586615"/>
    <w:rsid w:val="00586B11"/>
    <w:rsid w:val="00586F52"/>
    <w:rsid w:val="005870E5"/>
    <w:rsid w:val="005877E5"/>
    <w:rsid w:val="00590C1D"/>
    <w:rsid w:val="00590D03"/>
    <w:rsid w:val="00591427"/>
    <w:rsid w:val="0059169F"/>
    <w:rsid w:val="00592277"/>
    <w:rsid w:val="00592870"/>
    <w:rsid w:val="00593496"/>
    <w:rsid w:val="00594121"/>
    <w:rsid w:val="005947B5"/>
    <w:rsid w:val="00594AEE"/>
    <w:rsid w:val="005957A0"/>
    <w:rsid w:val="00596ECE"/>
    <w:rsid w:val="00597135"/>
    <w:rsid w:val="005977C8"/>
    <w:rsid w:val="00597895"/>
    <w:rsid w:val="005A030C"/>
    <w:rsid w:val="005A2385"/>
    <w:rsid w:val="005A2829"/>
    <w:rsid w:val="005A2D2D"/>
    <w:rsid w:val="005A2E74"/>
    <w:rsid w:val="005A3B60"/>
    <w:rsid w:val="005A4017"/>
    <w:rsid w:val="005A4325"/>
    <w:rsid w:val="005A4DFF"/>
    <w:rsid w:val="005A547F"/>
    <w:rsid w:val="005A5718"/>
    <w:rsid w:val="005A6972"/>
    <w:rsid w:val="005A69BD"/>
    <w:rsid w:val="005A6E86"/>
    <w:rsid w:val="005A785D"/>
    <w:rsid w:val="005B0638"/>
    <w:rsid w:val="005B16A0"/>
    <w:rsid w:val="005B17F1"/>
    <w:rsid w:val="005B1EB1"/>
    <w:rsid w:val="005B2238"/>
    <w:rsid w:val="005B2A26"/>
    <w:rsid w:val="005B322F"/>
    <w:rsid w:val="005B3F62"/>
    <w:rsid w:val="005B441A"/>
    <w:rsid w:val="005B46D0"/>
    <w:rsid w:val="005B4B3E"/>
    <w:rsid w:val="005B4E89"/>
    <w:rsid w:val="005B55DB"/>
    <w:rsid w:val="005B6E6E"/>
    <w:rsid w:val="005B74EA"/>
    <w:rsid w:val="005C1F4A"/>
    <w:rsid w:val="005C1F72"/>
    <w:rsid w:val="005C28DD"/>
    <w:rsid w:val="005C3793"/>
    <w:rsid w:val="005C47F2"/>
    <w:rsid w:val="005C52A7"/>
    <w:rsid w:val="005C52EE"/>
    <w:rsid w:val="005C5F8D"/>
    <w:rsid w:val="005C610C"/>
    <w:rsid w:val="005C67D4"/>
    <w:rsid w:val="005C6B4D"/>
    <w:rsid w:val="005C7F03"/>
    <w:rsid w:val="005D0126"/>
    <w:rsid w:val="005D0669"/>
    <w:rsid w:val="005D06AE"/>
    <w:rsid w:val="005D0FFC"/>
    <w:rsid w:val="005D1213"/>
    <w:rsid w:val="005D24E8"/>
    <w:rsid w:val="005D2A59"/>
    <w:rsid w:val="005D2ACF"/>
    <w:rsid w:val="005D2FA6"/>
    <w:rsid w:val="005D41E0"/>
    <w:rsid w:val="005D48A9"/>
    <w:rsid w:val="005D4F3D"/>
    <w:rsid w:val="005D4F57"/>
    <w:rsid w:val="005D5516"/>
    <w:rsid w:val="005D673E"/>
    <w:rsid w:val="005D6F98"/>
    <w:rsid w:val="005D7839"/>
    <w:rsid w:val="005E00EA"/>
    <w:rsid w:val="005E1D8E"/>
    <w:rsid w:val="005E2149"/>
    <w:rsid w:val="005E218B"/>
    <w:rsid w:val="005E2EF8"/>
    <w:rsid w:val="005E348F"/>
    <w:rsid w:val="005E3F61"/>
    <w:rsid w:val="005E435A"/>
    <w:rsid w:val="005E62F1"/>
    <w:rsid w:val="005F05C1"/>
    <w:rsid w:val="005F18F5"/>
    <w:rsid w:val="005F3EAD"/>
    <w:rsid w:val="005F49E9"/>
    <w:rsid w:val="005F4FE5"/>
    <w:rsid w:val="005F5249"/>
    <w:rsid w:val="005F5D8E"/>
    <w:rsid w:val="005F68EB"/>
    <w:rsid w:val="005F6F52"/>
    <w:rsid w:val="005F7AEC"/>
    <w:rsid w:val="005F7EE6"/>
    <w:rsid w:val="005F7F3E"/>
    <w:rsid w:val="00601857"/>
    <w:rsid w:val="006019D3"/>
    <w:rsid w:val="00601B3B"/>
    <w:rsid w:val="00602253"/>
    <w:rsid w:val="0060252A"/>
    <w:rsid w:val="006028E6"/>
    <w:rsid w:val="00602B1A"/>
    <w:rsid w:val="00603A61"/>
    <w:rsid w:val="006040C3"/>
    <w:rsid w:val="00604882"/>
    <w:rsid w:val="00605CAD"/>
    <w:rsid w:val="00606B85"/>
    <w:rsid w:val="00611AC0"/>
    <w:rsid w:val="00611F01"/>
    <w:rsid w:val="00612053"/>
    <w:rsid w:val="006120DD"/>
    <w:rsid w:val="00613169"/>
    <w:rsid w:val="00613524"/>
    <w:rsid w:val="00613D41"/>
    <w:rsid w:val="006141D3"/>
    <w:rsid w:val="00615762"/>
    <w:rsid w:val="0061676B"/>
    <w:rsid w:val="0061685E"/>
    <w:rsid w:val="00616F32"/>
    <w:rsid w:val="00616F91"/>
    <w:rsid w:val="00620CE2"/>
    <w:rsid w:val="00621A4B"/>
    <w:rsid w:val="0062201B"/>
    <w:rsid w:val="006225CC"/>
    <w:rsid w:val="00622AF1"/>
    <w:rsid w:val="00622F6F"/>
    <w:rsid w:val="006230EE"/>
    <w:rsid w:val="00623C51"/>
    <w:rsid w:val="0062433F"/>
    <w:rsid w:val="00624BF6"/>
    <w:rsid w:val="0062507D"/>
    <w:rsid w:val="00625161"/>
    <w:rsid w:val="0062668B"/>
    <w:rsid w:val="00626921"/>
    <w:rsid w:val="00626FD6"/>
    <w:rsid w:val="006278B1"/>
    <w:rsid w:val="0063015F"/>
    <w:rsid w:val="006301FE"/>
    <w:rsid w:val="00631BEA"/>
    <w:rsid w:val="006328A4"/>
    <w:rsid w:val="006339A7"/>
    <w:rsid w:val="00633D70"/>
    <w:rsid w:val="00634BFE"/>
    <w:rsid w:val="00634F1D"/>
    <w:rsid w:val="006350CD"/>
    <w:rsid w:val="006353F3"/>
    <w:rsid w:val="00635C53"/>
    <w:rsid w:val="00636218"/>
    <w:rsid w:val="006367CD"/>
    <w:rsid w:val="00636AFC"/>
    <w:rsid w:val="00636BED"/>
    <w:rsid w:val="00636D92"/>
    <w:rsid w:val="00640A87"/>
    <w:rsid w:val="00640BC1"/>
    <w:rsid w:val="00641536"/>
    <w:rsid w:val="006418CF"/>
    <w:rsid w:val="00642390"/>
    <w:rsid w:val="00642883"/>
    <w:rsid w:val="0064293C"/>
    <w:rsid w:val="00642C9F"/>
    <w:rsid w:val="00642E73"/>
    <w:rsid w:val="006445D9"/>
    <w:rsid w:val="00644A4A"/>
    <w:rsid w:val="00645D6E"/>
    <w:rsid w:val="0064604C"/>
    <w:rsid w:val="00646392"/>
    <w:rsid w:val="006463D4"/>
    <w:rsid w:val="00647778"/>
    <w:rsid w:val="006500EE"/>
    <w:rsid w:val="00650596"/>
    <w:rsid w:val="00651123"/>
    <w:rsid w:val="00651777"/>
    <w:rsid w:val="0065196A"/>
    <w:rsid w:val="006533B5"/>
    <w:rsid w:val="00653678"/>
    <w:rsid w:val="00653834"/>
    <w:rsid w:val="006541D5"/>
    <w:rsid w:val="0065436F"/>
    <w:rsid w:val="00654906"/>
    <w:rsid w:val="0065545F"/>
    <w:rsid w:val="0065571C"/>
    <w:rsid w:val="0065648B"/>
    <w:rsid w:val="006576C3"/>
    <w:rsid w:val="00657E5E"/>
    <w:rsid w:val="006601DD"/>
    <w:rsid w:val="00660E88"/>
    <w:rsid w:val="00661742"/>
    <w:rsid w:val="0066196B"/>
    <w:rsid w:val="00662203"/>
    <w:rsid w:val="0066223F"/>
    <w:rsid w:val="006623DB"/>
    <w:rsid w:val="00662FCE"/>
    <w:rsid w:val="0066496A"/>
    <w:rsid w:val="006649D9"/>
    <w:rsid w:val="006657FA"/>
    <w:rsid w:val="00670588"/>
    <w:rsid w:val="00671209"/>
    <w:rsid w:val="00671EAC"/>
    <w:rsid w:val="00671ED0"/>
    <w:rsid w:val="0067210D"/>
    <w:rsid w:val="006735A0"/>
    <w:rsid w:val="00673B74"/>
    <w:rsid w:val="00673FB5"/>
    <w:rsid w:val="00674487"/>
    <w:rsid w:val="0067464F"/>
    <w:rsid w:val="00674696"/>
    <w:rsid w:val="00674EB6"/>
    <w:rsid w:val="0067552F"/>
    <w:rsid w:val="00676200"/>
    <w:rsid w:val="0067637E"/>
    <w:rsid w:val="00676394"/>
    <w:rsid w:val="00676A96"/>
    <w:rsid w:val="00677101"/>
    <w:rsid w:val="00683F4E"/>
    <w:rsid w:val="00684395"/>
    <w:rsid w:val="00684758"/>
    <w:rsid w:val="00684A10"/>
    <w:rsid w:val="00685444"/>
    <w:rsid w:val="0068565E"/>
    <w:rsid w:val="00686378"/>
    <w:rsid w:val="00686BEA"/>
    <w:rsid w:val="0069054C"/>
    <w:rsid w:val="00692188"/>
    <w:rsid w:val="006932E7"/>
    <w:rsid w:val="00693E92"/>
    <w:rsid w:val="006943FB"/>
    <w:rsid w:val="00694B35"/>
    <w:rsid w:val="006951F7"/>
    <w:rsid w:val="0069553B"/>
    <w:rsid w:val="006956DD"/>
    <w:rsid w:val="00695D82"/>
    <w:rsid w:val="00695F70"/>
    <w:rsid w:val="00696696"/>
    <w:rsid w:val="00697660"/>
    <w:rsid w:val="0069792A"/>
    <w:rsid w:val="006A1765"/>
    <w:rsid w:val="006A2A94"/>
    <w:rsid w:val="006A38AA"/>
    <w:rsid w:val="006A534E"/>
    <w:rsid w:val="006A5924"/>
    <w:rsid w:val="006A5ACA"/>
    <w:rsid w:val="006A5D58"/>
    <w:rsid w:val="006A74A0"/>
    <w:rsid w:val="006A7A24"/>
    <w:rsid w:val="006B007D"/>
    <w:rsid w:val="006B076A"/>
    <w:rsid w:val="006B079E"/>
    <w:rsid w:val="006B18CF"/>
    <w:rsid w:val="006B1946"/>
    <w:rsid w:val="006B19B3"/>
    <w:rsid w:val="006B1ABD"/>
    <w:rsid w:val="006B2737"/>
    <w:rsid w:val="006B3079"/>
    <w:rsid w:val="006B34D3"/>
    <w:rsid w:val="006B3D4D"/>
    <w:rsid w:val="006B4B6D"/>
    <w:rsid w:val="006B4D56"/>
    <w:rsid w:val="006B4EC8"/>
    <w:rsid w:val="006B50C2"/>
    <w:rsid w:val="006B51E0"/>
    <w:rsid w:val="006B552E"/>
    <w:rsid w:val="006B5541"/>
    <w:rsid w:val="006B5BB6"/>
    <w:rsid w:val="006C03A6"/>
    <w:rsid w:val="006C0438"/>
    <w:rsid w:val="006C090A"/>
    <w:rsid w:val="006C0B3E"/>
    <w:rsid w:val="006C0FF0"/>
    <w:rsid w:val="006C167A"/>
    <w:rsid w:val="006C33BD"/>
    <w:rsid w:val="006C4196"/>
    <w:rsid w:val="006C5AF0"/>
    <w:rsid w:val="006C61AD"/>
    <w:rsid w:val="006C71F7"/>
    <w:rsid w:val="006D10EF"/>
    <w:rsid w:val="006D1B3B"/>
    <w:rsid w:val="006D209D"/>
    <w:rsid w:val="006D23D4"/>
    <w:rsid w:val="006D2942"/>
    <w:rsid w:val="006D2DF5"/>
    <w:rsid w:val="006D3354"/>
    <w:rsid w:val="006D3F1B"/>
    <w:rsid w:val="006D44AF"/>
    <w:rsid w:val="006D4B62"/>
    <w:rsid w:val="006D5507"/>
    <w:rsid w:val="006D5CA0"/>
    <w:rsid w:val="006D6963"/>
    <w:rsid w:val="006D698D"/>
    <w:rsid w:val="006E1638"/>
    <w:rsid w:val="006E266F"/>
    <w:rsid w:val="006E2F21"/>
    <w:rsid w:val="006E3D48"/>
    <w:rsid w:val="006E4FF2"/>
    <w:rsid w:val="006E5031"/>
    <w:rsid w:val="006E51B8"/>
    <w:rsid w:val="006E5A69"/>
    <w:rsid w:val="006E5D43"/>
    <w:rsid w:val="006E6A1D"/>
    <w:rsid w:val="006E7632"/>
    <w:rsid w:val="006E7769"/>
    <w:rsid w:val="006E7D71"/>
    <w:rsid w:val="006F1C84"/>
    <w:rsid w:val="006F1C9A"/>
    <w:rsid w:val="006F237A"/>
    <w:rsid w:val="006F2B84"/>
    <w:rsid w:val="006F2C9E"/>
    <w:rsid w:val="006F532D"/>
    <w:rsid w:val="006F5C24"/>
    <w:rsid w:val="006F66DC"/>
    <w:rsid w:val="006F73AF"/>
    <w:rsid w:val="006F766F"/>
    <w:rsid w:val="006F7B15"/>
    <w:rsid w:val="006F7BFC"/>
    <w:rsid w:val="00700382"/>
    <w:rsid w:val="00700617"/>
    <w:rsid w:val="007008AE"/>
    <w:rsid w:val="00700B7C"/>
    <w:rsid w:val="00701812"/>
    <w:rsid w:val="00701D90"/>
    <w:rsid w:val="00702280"/>
    <w:rsid w:val="00703836"/>
    <w:rsid w:val="007038C4"/>
    <w:rsid w:val="0070406C"/>
    <w:rsid w:val="00704347"/>
    <w:rsid w:val="00704443"/>
    <w:rsid w:val="00704B5B"/>
    <w:rsid w:val="00704CFD"/>
    <w:rsid w:val="007067D0"/>
    <w:rsid w:val="007074ED"/>
    <w:rsid w:val="0070788B"/>
    <w:rsid w:val="00710AF6"/>
    <w:rsid w:val="00711027"/>
    <w:rsid w:val="007115B8"/>
    <w:rsid w:val="00711DCF"/>
    <w:rsid w:val="00711E19"/>
    <w:rsid w:val="0071243B"/>
    <w:rsid w:val="007126D2"/>
    <w:rsid w:val="00712DB1"/>
    <w:rsid w:val="007144AD"/>
    <w:rsid w:val="0071494E"/>
    <w:rsid w:val="00714BF6"/>
    <w:rsid w:val="007155C9"/>
    <w:rsid w:val="00716326"/>
    <w:rsid w:val="0071658F"/>
    <w:rsid w:val="00717227"/>
    <w:rsid w:val="0071783C"/>
    <w:rsid w:val="00717CC4"/>
    <w:rsid w:val="00717F20"/>
    <w:rsid w:val="0072027F"/>
    <w:rsid w:val="007203A5"/>
    <w:rsid w:val="00721300"/>
    <w:rsid w:val="00721A06"/>
    <w:rsid w:val="00722F09"/>
    <w:rsid w:val="00723C41"/>
    <w:rsid w:val="00725A39"/>
    <w:rsid w:val="00725B85"/>
    <w:rsid w:val="00725ECD"/>
    <w:rsid w:val="00726448"/>
    <w:rsid w:val="007265D2"/>
    <w:rsid w:val="00726B9B"/>
    <w:rsid w:val="00726E33"/>
    <w:rsid w:val="00727230"/>
    <w:rsid w:val="00727E72"/>
    <w:rsid w:val="00727EAE"/>
    <w:rsid w:val="00730495"/>
    <w:rsid w:val="00730659"/>
    <w:rsid w:val="007309A9"/>
    <w:rsid w:val="00731D7E"/>
    <w:rsid w:val="007326C0"/>
    <w:rsid w:val="00733332"/>
    <w:rsid w:val="00733798"/>
    <w:rsid w:val="007345B7"/>
    <w:rsid w:val="00734A20"/>
    <w:rsid w:val="00734B23"/>
    <w:rsid w:val="00734DDE"/>
    <w:rsid w:val="00735683"/>
    <w:rsid w:val="00735A2F"/>
    <w:rsid w:val="00735CEF"/>
    <w:rsid w:val="00736489"/>
    <w:rsid w:val="00736527"/>
    <w:rsid w:val="007367A0"/>
    <w:rsid w:val="0073698A"/>
    <w:rsid w:val="00736A5A"/>
    <w:rsid w:val="0073700E"/>
    <w:rsid w:val="007400BF"/>
    <w:rsid w:val="00740A1A"/>
    <w:rsid w:val="00740DCA"/>
    <w:rsid w:val="00741A06"/>
    <w:rsid w:val="007424EF"/>
    <w:rsid w:val="007427B5"/>
    <w:rsid w:val="00742836"/>
    <w:rsid w:val="00742946"/>
    <w:rsid w:val="007435A7"/>
    <w:rsid w:val="0074471D"/>
    <w:rsid w:val="0074484E"/>
    <w:rsid w:val="007452AA"/>
    <w:rsid w:val="00745431"/>
    <w:rsid w:val="00745694"/>
    <w:rsid w:val="007464BC"/>
    <w:rsid w:val="00746720"/>
    <w:rsid w:val="007470DE"/>
    <w:rsid w:val="007470E5"/>
    <w:rsid w:val="00747807"/>
    <w:rsid w:val="007502C8"/>
    <w:rsid w:val="007508AD"/>
    <w:rsid w:val="00750DE8"/>
    <w:rsid w:val="007510D6"/>
    <w:rsid w:val="00751949"/>
    <w:rsid w:val="00753095"/>
    <w:rsid w:val="007537AB"/>
    <w:rsid w:val="007537D3"/>
    <w:rsid w:val="00753C51"/>
    <w:rsid w:val="00753CFC"/>
    <w:rsid w:val="00754C6E"/>
    <w:rsid w:val="007554BE"/>
    <w:rsid w:val="0075643E"/>
    <w:rsid w:val="0075671E"/>
    <w:rsid w:val="00757222"/>
    <w:rsid w:val="007573DE"/>
    <w:rsid w:val="00757838"/>
    <w:rsid w:val="00757A72"/>
    <w:rsid w:val="00757CCF"/>
    <w:rsid w:val="007607E3"/>
    <w:rsid w:val="00760A24"/>
    <w:rsid w:val="00760AD6"/>
    <w:rsid w:val="00760AF9"/>
    <w:rsid w:val="00760C3F"/>
    <w:rsid w:val="00761855"/>
    <w:rsid w:val="00762B2D"/>
    <w:rsid w:val="00762B69"/>
    <w:rsid w:val="007636CD"/>
    <w:rsid w:val="00763B6F"/>
    <w:rsid w:val="00764592"/>
    <w:rsid w:val="007648D4"/>
    <w:rsid w:val="0076498D"/>
    <w:rsid w:val="00765268"/>
    <w:rsid w:val="00766A12"/>
    <w:rsid w:val="00767E90"/>
    <w:rsid w:val="007706A5"/>
    <w:rsid w:val="00770B7B"/>
    <w:rsid w:val="00770F4C"/>
    <w:rsid w:val="00772486"/>
    <w:rsid w:val="0077317A"/>
    <w:rsid w:val="00773BC3"/>
    <w:rsid w:val="007750FB"/>
    <w:rsid w:val="007756A0"/>
    <w:rsid w:val="0077733B"/>
    <w:rsid w:val="00777669"/>
    <w:rsid w:val="00780DE4"/>
    <w:rsid w:val="00781AA8"/>
    <w:rsid w:val="00782308"/>
    <w:rsid w:val="0078311D"/>
    <w:rsid w:val="00783683"/>
    <w:rsid w:val="0078375E"/>
    <w:rsid w:val="007847F3"/>
    <w:rsid w:val="007849F2"/>
    <w:rsid w:val="0078541A"/>
    <w:rsid w:val="007859A7"/>
    <w:rsid w:val="00785D4E"/>
    <w:rsid w:val="00785D71"/>
    <w:rsid w:val="00787A76"/>
    <w:rsid w:val="00787ED3"/>
    <w:rsid w:val="007900C2"/>
    <w:rsid w:val="0079050D"/>
    <w:rsid w:val="007924C7"/>
    <w:rsid w:val="00792520"/>
    <w:rsid w:val="00793511"/>
    <w:rsid w:val="0079424C"/>
    <w:rsid w:val="00794420"/>
    <w:rsid w:val="00795A6A"/>
    <w:rsid w:val="00795C9D"/>
    <w:rsid w:val="00796820"/>
    <w:rsid w:val="00797499"/>
    <w:rsid w:val="00797C95"/>
    <w:rsid w:val="00797FFB"/>
    <w:rsid w:val="007A040D"/>
    <w:rsid w:val="007A1C6B"/>
    <w:rsid w:val="007A215A"/>
    <w:rsid w:val="007A2256"/>
    <w:rsid w:val="007A2A24"/>
    <w:rsid w:val="007A4176"/>
    <w:rsid w:val="007A5287"/>
    <w:rsid w:val="007A537C"/>
    <w:rsid w:val="007A640F"/>
    <w:rsid w:val="007A7317"/>
    <w:rsid w:val="007A7BD8"/>
    <w:rsid w:val="007B05F1"/>
    <w:rsid w:val="007B09C8"/>
    <w:rsid w:val="007B0E1E"/>
    <w:rsid w:val="007B141E"/>
    <w:rsid w:val="007B1CB6"/>
    <w:rsid w:val="007B1DF4"/>
    <w:rsid w:val="007B2381"/>
    <w:rsid w:val="007B2426"/>
    <w:rsid w:val="007B24F5"/>
    <w:rsid w:val="007B2B4E"/>
    <w:rsid w:val="007B31ED"/>
    <w:rsid w:val="007B36BC"/>
    <w:rsid w:val="007B3BA3"/>
    <w:rsid w:val="007B3D17"/>
    <w:rsid w:val="007B55E7"/>
    <w:rsid w:val="007B5792"/>
    <w:rsid w:val="007B6854"/>
    <w:rsid w:val="007B6940"/>
    <w:rsid w:val="007B6E58"/>
    <w:rsid w:val="007B6E7B"/>
    <w:rsid w:val="007B7947"/>
    <w:rsid w:val="007B7D74"/>
    <w:rsid w:val="007C051E"/>
    <w:rsid w:val="007C093A"/>
    <w:rsid w:val="007C0F26"/>
    <w:rsid w:val="007C2BB5"/>
    <w:rsid w:val="007C2D6A"/>
    <w:rsid w:val="007C331E"/>
    <w:rsid w:val="007C40A8"/>
    <w:rsid w:val="007C598B"/>
    <w:rsid w:val="007C6FDF"/>
    <w:rsid w:val="007C7AB1"/>
    <w:rsid w:val="007D0473"/>
    <w:rsid w:val="007D1157"/>
    <w:rsid w:val="007D1C10"/>
    <w:rsid w:val="007D1EB8"/>
    <w:rsid w:val="007D2155"/>
    <w:rsid w:val="007D22C4"/>
    <w:rsid w:val="007D22F2"/>
    <w:rsid w:val="007D2D93"/>
    <w:rsid w:val="007D3B16"/>
    <w:rsid w:val="007D46FA"/>
    <w:rsid w:val="007D4A5A"/>
    <w:rsid w:val="007D4DEA"/>
    <w:rsid w:val="007D5AC9"/>
    <w:rsid w:val="007D5D04"/>
    <w:rsid w:val="007D5EFE"/>
    <w:rsid w:val="007D6235"/>
    <w:rsid w:val="007D77AF"/>
    <w:rsid w:val="007E03A2"/>
    <w:rsid w:val="007E0F9E"/>
    <w:rsid w:val="007E22A1"/>
    <w:rsid w:val="007E2415"/>
    <w:rsid w:val="007E2B8A"/>
    <w:rsid w:val="007E2CEE"/>
    <w:rsid w:val="007E3637"/>
    <w:rsid w:val="007E4328"/>
    <w:rsid w:val="007E5310"/>
    <w:rsid w:val="007E5CB5"/>
    <w:rsid w:val="007E5D02"/>
    <w:rsid w:val="007E7363"/>
    <w:rsid w:val="007E74A8"/>
    <w:rsid w:val="007E78F6"/>
    <w:rsid w:val="007E797B"/>
    <w:rsid w:val="007F1954"/>
    <w:rsid w:val="007F1FA7"/>
    <w:rsid w:val="007F211D"/>
    <w:rsid w:val="007F2458"/>
    <w:rsid w:val="007F2FBF"/>
    <w:rsid w:val="007F326E"/>
    <w:rsid w:val="007F413E"/>
    <w:rsid w:val="007F5806"/>
    <w:rsid w:val="007F5D2B"/>
    <w:rsid w:val="007F5E0A"/>
    <w:rsid w:val="007F68C7"/>
    <w:rsid w:val="0080009C"/>
    <w:rsid w:val="00800821"/>
    <w:rsid w:val="00801BEC"/>
    <w:rsid w:val="00801C8D"/>
    <w:rsid w:val="00803343"/>
    <w:rsid w:val="00804175"/>
    <w:rsid w:val="008050CF"/>
    <w:rsid w:val="008102B1"/>
    <w:rsid w:val="00810D56"/>
    <w:rsid w:val="0081161F"/>
    <w:rsid w:val="00811E47"/>
    <w:rsid w:val="00813094"/>
    <w:rsid w:val="00813BCB"/>
    <w:rsid w:val="00813F05"/>
    <w:rsid w:val="00814D8F"/>
    <w:rsid w:val="00814E7C"/>
    <w:rsid w:val="00815BC0"/>
    <w:rsid w:val="00815E95"/>
    <w:rsid w:val="00816018"/>
    <w:rsid w:val="00816396"/>
    <w:rsid w:val="0081640D"/>
    <w:rsid w:val="0081755E"/>
    <w:rsid w:val="008175C7"/>
    <w:rsid w:val="00820BB3"/>
    <w:rsid w:val="00821CA0"/>
    <w:rsid w:val="00822127"/>
    <w:rsid w:val="008223EB"/>
    <w:rsid w:val="0082256C"/>
    <w:rsid w:val="00822D9E"/>
    <w:rsid w:val="008245AE"/>
    <w:rsid w:val="008251AC"/>
    <w:rsid w:val="00825611"/>
    <w:rsid w:val="008256EE"/>
    <w:rsid w:val="008263FA"/>
    <w:rsid w:val="00826968"/>
    <w:rsid w:val="008303C3"/>
    <w:rsid w:val="00830BAF"/>
    <w:rsid w:val="00830BB0"/>
    <w:rsid w:val="00832281"/>
    <w:rsid w:val="00833613"/>
    <w:rsid w:val="00834640"/>
    <w:rsid w:val="00834955"/>
    <w:rsid w:val="00834D8F"/>
    <w:rsid w:val="00835247"/>
    <w:rsid w:val="0083554D"/>
    <w:rsid w:val="00835A52"/>
    <w:rsid w:val="008369AC"/>
    <w:rsid w:val="00836ADC"/>
    <w:rsid w:val="00836C2E"/>
    <w:rsid w:val="00837C4E"/>
    <w:rsid w:val="00840118"/>
    <w:rsid w:val="00840152"/>
    <w:rsid w:val="00841850"/>
    <w:rsid w:val="00841E10"/>
    <w:rsid w:val="00843046"/>
    <w:rsid w:val="00844271"/>
    <w:rsid w:val="008442A5"/>
    <w:rsid w:val="00845082"/>
    <w:rsid w:val="00845E56"/>
    <w:rsid w:val="00847349"/>
    <w:rsid w:val="00847441"/>
    <w:rsid w:val="00847BF4"/>
    <w:rsid w:val="0085033B"/>
    <w:rsid w:val="008503D1"/>
    <w:rsid w:val="00850455"/>
    <w:rsid w:val="008505A7"/>
    <w:rsid w:val="00851900"/>
    <w:rsid w:val="008529B2"/>
    <w:rsid w:val="00853410"/>
    <w:rsid w:val="00854C3F"/>
    <w:rsid w:val="00854F01"/>
    <w:rsid w:val="008552CE"/>
    <w:rsid w:val="00855831"/>
    <w:rsid w:val="0085625B"/>
    <w:rsid w:val="0085655F"/>
    <w:rsid w:val="0085672C"/>
    <w:rsid w:val="00856780"/>
    <w:rsid w:val="008605E6"/>
    <w:rsid w:val="008612AF"/>
    <w:rsid w:val="0086165F"/>
    <w:rsid w:val="00861726"/>
    <w:rsid w:val="008619BE"/>
    <w:rsid w:val="00861CA4"/>
    <w:rsid w:val="00862200"/>
    <w:rsid w:val="00862670"/>
    <w:rsid w:val="00862840"/>
    <w:rsid w:val="008629E8"/>
    <w:rsid w:val="00862BF3"/>
    <w:rsid w:val="00862EFF"/>
    <w:rsid w:val="00862FA8"/>
    <w:rsid w:val="00863B81"/>
    <w:rsid w:val="00864A37"/>
    <w:rsid w:val="00865905"/>
    <w:rsid w:val="00865B47"/>
    <w:rsid w:val="0086634F"/>
    <w:rsid w:val="00867C1F"/>
    <w:rsid w:val="00867D9C"/>
    <w:rsid w:val="00867DE2"/>
    <w:rsid w:val="00870374"/>
    <w:rsid w:val="0087094E"/>
    <w:rsid w:val="00870F6E"/>
    <w:rsid w:val="00871B6B"/>
    <w:rsid w:val="0087227F"/>
    <w:rsid w:val="00872C8D"/>
    <w:rsid w:val="00872D2E"/>
    <w:rsid w:val="0087306E"/>
    <w:rsid w:val="00873243"/>
    <w:rsid w:val="00873533"/>
    <w:rsid w:val="0087369C"/>
    <w:rsid w:val="00875EAF"/>
    <w:rsid w:val="00875F4E"/>
    <w:rsid w:val="00876114"/>
    <w:rsid w:val="008765F6"/>
    <w:rsid w:val="00876A1A"/>
    <w:rsid w:val="00877274"/>
    <w:rsid w:val="008772C0"/>
    <w:rsid w:val="008773EA"/>
    <w:rsid w:val="0088049D"/>
    <w:rsid w:val="008821EE"/>
    <w:rsid w:val="00882E4A"/>
    <w:rsid w:val="0088327A"/>
    <w:rsid w:val="008838F3"/>
    <w:rsid w:val="00883AA4"/>
    <w:rsid w:val="00883DCD"/>
    <w:rsid w:val="00885EC4"/>
    <w:rsid w:val="00886059"/>
    <w:rsid w:val="00886312"/>
    <w:rsid w:val="00886D30"/>
    <w:rsid w:val="00890BA0"/>
    <w:rsid w:val="0089101E"/>
    <w:rsid w:val="0089199F"/>
    <w:rsid w:val="008919FF"/>
    <w:rsid w:val="008926C0"/>
    <w:rsid w:val="00892A15"/>
    <w:rsid w:val="0089347E"/>
    <w:rsid w:val="008936CE"/>
    <w:rsid w:val="00893AC9"/>
    <w:rsid w:val="00895BDC"/>
    <w:rsid w:val="00896230"/>
    <w:rsid w:val="00897A76"/>
    <w:rsid w:val="008A0630"/>
    <w:rsid w:val="008A0F22"/>
    <w:rsid w:val="008A0F49"/>
    <w:rsid w:val="008A1665"/>
    <w:rsid w:val="008A288A"/>
    <w:rsid w:val="008A2A9F"/>
    <w:rsid w:val="008A360A"/>
    <w:rsid w:val="008A4EE9"/>
    <w:rsid w:val="008A5A0B"/>
    <w:rsid w:val="008A5E81"/>
    <w:rsid w:val="008A5FA9"/>
    <w:rsid w:val="008A6183"/>
    <w:rsid w:val="008A61E0"/>
    <w:rsid w:val="008A6EBA"/>
    <w:rsid w:val="008A7044"/>
    <w:rsid w:val="008A70D7"/>
    <w:rsid w:val="008A739F"/>
    <w:rsid w:val="008B027E"/>
    <w:rsid w:val="008B0925"/>
    <w:rsid w:val="008B1CD0"/>
    <w:rsid w:val="008B2273"/>
    <w:rsid w:val="008B2398"/>
    <w:rsid w:val="008B250D"/>
    <w:rsid w:val="008B4857"/>
    <w:rsid w:val="008B50F7"/>
    <w:rsid w:val="008B5899"/>
    <w:rsid w:val="008B5B62"/>
    <w:rsid w:val="008B5E80"/>
    <w:rsid w:val="008B6109"/>
    <w:rsid w:val="008B6296"/>
    <w:rsid w:val="008B710F"/>
    <w:rsid w:val="008B73D4"/>
    <w:rsid w:val="008C08C2"/>
    <w:rsid w:val="008C0AD9"/>
    <w:rsid w:val="008C0C99"/>
    <w:rsid w:val="008C11F5"/>
    <w:rsid w:val="008C1C9D"/>
    <w:rsid w:val="008C218C"/>
    <w:rsid w:val="008C22FE"/>
    <w:rsid w:val="008C2BF2"/>
    <w:rsid w:val="008C3132"/>
    <w:rsid w:val="008C3583"/>
    <w:rsid w:val="008C36B2"/>
    <w:rsid w:val="008C6A64"/>
    <w:rsid w:val="008C6CA1"/>
    <w:rsid w:val="008D1D04"/>
    <w:rsid w:val="008D1FAF"/>
    <w:rsid w:val="008D23CA"/>
    <w:rsid w:val="008D32A8"/>
    <w:rsid w:val="008D330F"/>
    <w:rsid w:val="008D3BA6"/>
    <w:rsid w:val="008D630A"/>
    <w:rsid w:val="008D682E"/>
    <w:rsid w:val="008D6F1F"/>
    <w:rsid w:val="008D770D"/>
    <w:rsid w:val="008D79E5"/>
    <w:rsid w:val="008E00DE"/>
    <w:rsid w:val="008E1D06"/>
    <w:rsid w:val="008E1F2D"/>
    <w:rsid w:val="008E1FC0"/>
    <w:rsid w:val="008E23EE"/>
    <w:rsid w:val="008E2414"/>
    <w:rsid w:val="008E3293"/>
    <w:rsid w:val="008E3848"/>
    <w:rsid w:val="008E47D5"/>
    <w:rsid w:val="008E4A57"/>
    <w:rsid w:val="008E6FA0"/>
    <w:rsid w:val="008E73C5"/>
    <w:rsid w:val="008E745F"/>
    <w:rsid w:val="008F32A6"/>
    <w:rsid w:val="008F34DF"/>
    <w:rsid w:val="008F3D4C"/>
    <w:rsid w:val="008F4FD0"/>
    <w:rsid w:val="008F53D9"/>
    <w:rsid w:val="008F5DFB"/>
    <w:rsid w:val="008F66F1"/>
    <w:rsid w:val="008F7FC9"/>
    <w:rsid w:val="0090039F"/>
    <w:rsid w:val="009003B6"/>
    <w:rsid w:val="0090101D"/>
    <w:rsid w:val="00901D3E"/>
    <w:rsid w:val="00902A7A"/>
    <w:rsid w:val="00902F1E"/>
    <w:rsid w:val="009031E2"/>
    <w:rsid w:val="0090329B"/>
    <w:rsid w:val="009043B9"/>
    <w:rsid w:val="00904401"/>
    <w:rsid w:val="00904434"/>
    <w:rsid w:val="00904920"/>
    <w:rsid w:val="009054E6"/>
    <w:rsid w:val="009059B1"/>
    <w:rsid w:val="00906E89"/>
    <w:rsid w:val="009070E7"/>
    <w:rsid w:val="00907EFB"/>
    <w:rsid w:val="009104CF"/>
    <w:rsid w:val="00910C80"/>
    <w:rsid w:val="009119CE"/>
    <w:rsid w:val="009132B2"/>
    <w:rsid w:val="0091381A"/>
    <w:rsid w:val="0091386A"/>
    <w:rsid w:val="00913D37"/>
    <w:rsid w:val="009149B0"/>
    <w:rsid w:val="00914F64"/>
    <w:rsid w:val="00915128"/>
    <w:rsid w:val="00915AFE"/>
    <w:rsid w:val="00915FEC"/>
    <w:rsid w:val="0091626C"/>
    <w:rsid w:val="00916CE7"/>
    <w:rsid w:val="00917627"/>
    <w:rsid w:val="00917764"/>
    <w:rsid w:val="009177D9"/>
    <w:rsid w:val="009206DF"/>
    <w:rsid w:val="00921694"/>
    <w:rsid w:val="00921C49"/>
    <w:rsid w:val="00921E96"/>
    <w:rsid w:val="009226ED"/>
    <w:rsid w:val="00924993"/>
    <w:rsid w:val="00924A4A"/>
    <w:rsid w:val="009253B2"/>
    <w:rsid w:val="00925407"/>
    <w:rsid w:val="00926F11"/>
    <w:rsid w:val="009276D9"/>
    <w:rsid w:val="00930077"/>
    <w:rsid w:val="00930160"/>
    <w:rsid w:val="00931192"/>
    <w:rsid w:val="009311A4"/>
    <w:rsid w:val="00931BF7"/>
    <w:rsid w:val="00932C9B"/>
    <w:rsid w:val="00932CDC"/>
    <w:rsid w:val="00932CFB"/>
    <w:rsid w:val="00933C67"/>
    <w:rsid w:val="00933E46"/>
    <w:rsid w:val="009342DC"/>
    <w:rsid w:val="00935315"/>
    <w:rsid w:val="00935471"/>
    <w:rsid w:val="00935D73"/>
    <w:rsid w:val="00935E4D"/>
    <w:rsid w:val="00936338"/>
    <w:rsid w:val="00937292"/>
    <w:rsid w:val="00937CD6"/>
    <w:rsid w:val="009421E8"/>
    <w:rsid w:val="00942B02"/>
    <w:rsid w:val="0094346B"/>
    <w:rsid w:val="009438F9"/>
    <w:rsid w:val="00944216"/>
    <w:rsid w:val="009447EF"/>
    <w:rsid w:val="00944C67"/>
    <w:rsid w:val="00944DA5"/>
    <w:rsid w:val="00944F23"/>
    <w:rsid w:val="00945283"/>
    <w:rsid w:val="00945FCE"/>
    <w:rsid w:val="0094602D"/>
    <w:rsid w:val="009467F3"/>
    <w:rsid w:val="0094789A"/>
    <w:rsid w:val="00950314"/>
    <w:rsid w:val="0095089B"/>
    <w:rsid w:val="00950B35"/>
    <w:rsid w:val="009512A1"/>
    <w:rsid w:val="00952621"/>
    <w:rsid w:val="00952A63"/>
    <w:rsid w:val="00952DFD"/>
    <w:rsid w:val="00953C3E"/>
    <w:rsid w:val="00953E59"/>
    <w:rsid w:val="0095417F"/>
    <w:rsid w:val="00954790"/>
    <w:rsid w:val="00954F14"/>
    <w:rsid w:val="00954FE4"/>
    <w:rsid w:val="00955216"/>
    <w:rsid w:val="00955414"/>
    <w:rsid w:val="009558F9"/>
    <w:rsid w:val="00955F31"/>
    <w:rsid w:val="00956239"/>
    <w:rsid w:val="00956701"/>
    <w:rsid w:val="0095670B"/>
    <w:rsid w:val="00960510"/>
    <w:rsid w:val="009613C4"/>
    <w:rsid w:val="00961651"/>
    <w:rsid w:val="009616D8"/>
    <w:rsid w:val="009621E6"/>
    <w:rsid w:val="00962C5E"/>
    <w:rsid w:val="00965250"/>
    <w:rsid w:val="0096525D"/>
    <w:rsid w:val="00965602"/>
    <w:rsid w:val="00965985"/>
    <w:rsid w:val="00966E6D"/>
    <w:rsid w:val="00966EF7"/>
    <w:rsid w:val="009675B0"/>
    <w:rsid w:val="00967757"/>
    <w:rsid w:val="00970132"/>
    <w:rsid w:val="00970AFD"/>
    <w:rsid w:val="009718DE"/>
    <w:rsid w:val="009719B4"/>
    <w:rsid w:val="00971E5C"/>
    <w:rsid w:val="00971FC5"/>
    <w:rsid w:val="00972DB3"/>
    <w:rsid w:val="00973114"/>
    <w:rsid w:val="00973141"/>
    <w:rsid w:val="009743AB"/>
    <w:rsid w:val="00974857"/>
    <w:rsid w:val="00974D61"/>
    <w:rsid w:val="0097524B"/>
    <w:rsid w:val="00975BCA"/>
    <w:rsid w:val="0098088F"/>
    <w:rsid w:val="00982C0E"/>
    <w:rsid w:val="00983B7D"/>
    <w:rsid w:val="009844D4"/>
    <w:rsid w:val="00985193"/>
    <w:rsid w:val="00986850"/>
    <w:rsid w:val="009869BB"/>
    <w:rsid w:val="0098752D"/>
    <w:rsid w:val="009878DB"/>
    <w:rsid w:val="009904D8"/>
    <w:rsid w:val="00990885"/>
    <w:rsid w:val="00990C99"/>
    <w:rsid w:val="00990E6D"/>
    <w:rsid w:val="009914A2"/>
    <w:rsid w:val="009915D2"/>
    <w:rsid w:val="00991B55"/>
    <w:rsid w:val="009929F0"/>
    <w:rsid w:val="00992DD7"/>
    <w:rsid w:val="009938D1"/>
    <w:rsid w:val="00993B23"/>
    <w:rsid w:val="00993C31"/>
    <w:rsid w:val="00993FB4"/>
    <w:rsid w:val="00994148"/>
    <w:rsid w:val="00994277"/>
    <w:rsid w:val="00994943"/>
    <w:rsid w:val="00994EC4"/>
    <w:rsid w:val="009952DD"/>
    <w:rsid w:val="00995AC1"/>
    <w:rsid w:val="00996F03"/>
    <w:rsid w:val="009974D8"/>
    <w:rsid w:val="00997726"/>
    <w:rsid w:val="009A08D0"/>
    <w:rsid w:val="009A0F8F"/>
    <w:rsid w:val="009A17F0"/>
    <w:rsid w:val="009A18DE"/>
    <w:rsid w:val="009A1C0C"/>
    <w:rsid w:val="009A25BC"/>
    <w:rsid w:val="009A275D"/>
    <w:rsid w:val="009A29E6"/>
    <w:rsid w:val="009A2F3D"/>
    <w:rsid w:val="009A3B4B"/>
    <w:rsid w:val="009A45A8"/>
    <w:rsid w:val="009A4B83"/>
    <w:rsid w:val="009A56BC"/>
    <w:rsid w:val="009A5B01"/>
    <w:rsid w:val="009A61D3"/>
    <w:rsid w:val="009A6535"/>
    <w:rsid w:val="009A70EE"/>
    <w:rsid w:val="009A7A86"/>
    <w:rsid w:val="009B3713"/>
    <w:rsid w:val="009B3CAA"/>
    <w:rsid w:val="009B44A3"/>
    <w:rsid w:val="009B5156"/>
    <w:rsid w:val="009B5D6A"/>
    <w:rsid w:val="009B64EC"/>
    <w:rsid w:val="009B71A7"/>
    <w:rsid w:val="009B7A7F"/>
    <w:rsid w:val="009C00D8"/>
    <w:rsid w:val="009C03FE"/>
    <w:rsid w:val="009C1202"/>
    <w:rsid w:val="009C194B"/>
    <w:rsid w:val="009C1A47"/>
    <w:rsid w:val="009C1EED"/>
    <w:rsid w:val="009C23A2"/>
    <w:rsid w:val="009C2970"/>
    <w:rsid w:val="009C3E84"/>
    <w:rsid w:val="009C51DE"/>
    <w:rsid w:val="009C57EE"/>
    <w:rsid w:val="009C5A80"/>
    <w:rsid w:val="009C5D06"/>
    <w:rsid w:val="009C5FF7"/>
    <w:rsid w:val="009C68BA"/>
    <w:rsid w:val="009D1173"/>
    <w:rsid w:val="009D169A"/>
    <w:rsid w:val="009D17E4"/>
    <w:rsid w:val="009D1875"/>
    <w:rsid w:val="009D1BB1"/>
    <w:rsid w:val="009D26FD"/>
    <w:rsid w:val="009D2718"/>
    <w:rsid w:val="009D2824"/>
    <w:rsid w:val="009D333E"/>
    <w:rsid w:val="009D3E71"/>
    <w:rsid w:val="009D4295"/>
    <w:rsid w:val="009D46B6"/>
    <w:rsid w:val="009D48E1"/>
    <w:rsid w:val="009D4C0B"/>
    <w:rsid w:val="009D4E59"/>
    <w:rsid w:val="009D4F43"/>
    <w:rsid w:val="009D5C44"/>
    <w:rsid w:val="009D5D0B"/>
    <w:rsid w:val="009D61C4"/>
    <w:rsid w:val="009D6388"/>
    <w:rsid w:val="009D68D2"/>
    <w:rsid w:val="009D6C44"/>
    <w:rsid w:val="009D7C7E"/>
    <w:rsid w:val="009E06CD"/>
    <w:rsid w:val="009E0C22"/>
    <w:rsid w:val="009E1065"/>
    <w:rsid w:val="009E23F6"/>
    <w:rsid w:val="009E397E"/>
    <w:rsid w:val="009E3C32"/>
    <w:rsid w:val="009E427B"/>
    <w:rsid w:val="009E4AF6"/>
    <w:rsid w:val="009E55C1"/>
    <w:rsid w:val="009E56CA"/>
    <w:rsid w:val="009E5E4F"/>
    <w:rsid w:val="009E5E70"/>
    <w:rsid w:val="009E6BAF"/>
    <w:rsid w:val="009E7EF9"/>
    <w:rsid w:val="009E7FD9"/>
    <w:rsid w:val="009F0BC9"/>
    <w:rsid w:val="009F1535"/>
    <w:rsid w:val="009F1F99"/>
    <w:rsid w:val="009F1FF2"/>
    <w:rsid w:val="009F233D"/>
    <w:rsid w:val="009F348E"/>
    <w:rsid w:val="009F38D1"/>
    <w:rsid w:val="009F4B56"/>
    <w:rsid w:val="009F4CCD"/>
    <w:rsid w:val="009F4EFD"/>
    <w:rsid w:val="009F5E3A"/>
    <w:rsid w:val="009F61A2"/>
    <w:rsid w:val="009F670E"/>
    <w:rsid w:val="009F7017"/>
    <w:rsid w:val="009F7206"/>
    <w:rsid w:val="00A003CE"/>
    <w:rsid w:val="00A00926"/>
    <w:rsid w:val="00A00997"/>
    <w:rsid w:val="00A01DDE"/>
    <w:rsid w:val="00A02393"/>
    <w:rsid w:val="00A02506"/>
    <w:rsid w:val="00A02BBB"/>
    <w:rsid w:val="00A02D3E"/>
    <w:rsid w:val="00A03C9D"/>
    <w:rsid w:val="00A03FD5"/>
    <w:rsid w:val="00A042D4"/>
    <w:rsid w:val="00A0439B"/>
    <w:rsid w:val="00A04906"/>
    <w:rsid w:val="00A04BE7"/>
    <w:rsid w:val="00A0522C"/>
    <w:rsid w:val="00A056E8"/>
    <w:rsid w:val="00A05BA4"/>
    <w:rsid w:val="00A06154"/>
    <w:rsid w:val="00A075CC"/>
    <w:rsid w:val="00A07797"/>
    <w:rsid w:val="00A07B60"/>
    <w:rsid w:val="00A104CC"/>
    <w:rsid w:val="00A11487"/>
    <w:rsid w:val="00A11507"/>
    <w:rsid w:val="00A11534"/>
    <w:rsid w:val="00A117A2"/>
    <w:rsid w:val="00A12235"/>
    <w:rsid w:val="00A12530"/>
    <w:rsid w:val="00A12C93"/>
    <w:rsid w:val="00A12FBC"/>
    <w:rsid w:val="00A13628"/>
    <w:rsid w:val="00A1389D"/>
    <w:rsid w:val="00A13FD5"/>
    <w:rsid w:val="00A14337"/>
    <w:rsid w:val="00A15159"/>
    <w:rsid w:val="00A154EB"/>
    <w:rsid w:val="00A15BD3"/>
    <w:rsid w:val="00A16267"/>
    <w:rsid w:val="00A16754"/>
    <w:rsid w:val="00A207FC"/>
    <w:rsid w:val="00A20E23"/>
    <w:rsid w:val="00A21015"/>
    <w:rsid w:val="00A210F5"/>
    <w:rsid w:val="00A21CA3"/>
    <w:rsid w:val="00A22005"/>
    <w:rsid w:val="00A22BDA"/>
    <w:rsid w:val="00A233C7"/>
    <w:rsid w:val="00A235F2"/>
    <w:rsid w:val="00A236EA"/>
    <w:rsid w:val="00A2471A"/>
    <w:rsid w:val="00A247B4"/>
    <w:rsid w:val="00A24873"/>
    <w:rsid w:val="00A24DA0"/>
    <w:rsid w:val="00A25310"/>
    <w:rsid w:val="00A25F37"/>
    <w:rsid w:val="00A26351"/>
    <w:rsid w:val="00A27A7B"/>
    <w:rsid w:val="00A3072D"/>
    <w:rsid w:val="00A31B8B"/>
    <w:rsid w:val="00A32072"/>
    <w:rsid w:val="00A330A6"/>
    <w:rsid w:val="00A3330E"/>
    <w:rsid w:val="00A33B85"/>
    <w:rsid w:val="00A342FD"/>
    <w:rsid w:val="00A34498"/>
    <w:rsid w:val="00A34523"/>
    <w:rsid w:val="00A3478F"/>
    <w:rsid w:val="00A34ACE"/>
    <w:rsid w:val="00A34B9C"/>
    <w:rsid w:val="00A34D83"/>
    <w:rsid w:val="00A35AE7"/>
    <w:rsid w:val="00A3635E"/>
    <w:rsid w:val="00A367EB"/>
    <w:rsid w:val="00A3693F"/>
    <w:rsid w:val="00A37FBF"/>
    <w:rsid w:val="00A40706"/>
    <w:rsid w:val="00A419E7"/>
    <w:rsid w:val="00A42AF9"/>
    <w:rsid w:val="00A42C6D"/>
    <w:rsid w:val="00A43ADA"/>
    <w:rsid w:val="00A44340"/>
    <w:rsid w:val="00A4497E"/>
    <w:rsid w:val="00A45A6B"/>
    <w:rsid w:val="00A46608"/>
    <w:rsid w:val="00A46811"/>
    <w:rsid w:val="00A46CBA"/>
    <w:rsid w:val="00A46D14"/>
    <w:rsid w:val="00A47A18"/>
    <w:rsid w:val="00A47E06"/>
    <w:rsid w:val="00A50011"/>
    <w:rsid w:val="00A50231"/>
    <w:rsid w:val="00A50CB0"/>
    <w:rsid w:val="00A510D6"/>
    <w:rsid w:val="00A5126C"/>
    <w:rsid w:val="00A51DC8"/>
    <w:rsid w:val="00A522AD"/>
    <w:rsid w:val="00A52C93"/>
    <w:rsid w:val="00A52D55"/>
    <w:rsid w:val="00A53A79"/>
    <w:rsid w:val="00A53B10"/>
    <w:rsid w:val="00A53C2A"/>
    <w:rsid w:val="00A54022"/>
    <w:rsid w:val="00A547A3"/>
    <w:rsid w:val="00A553AD"/>
    <w:rsid w:val="00A557EB"/>
    <w:rsid w:val="00A55D81"/>
    <w:rsid w:val="00A55DF0"/>
    <w:rsid w:val="00A55FAC"/>
    <w:rsid w:val="00A57155"/>
    <w:rsid w:val="00A5721D"/>
    <w:rsid w:val="00A5781F"/>
    <w:rsid w:val="00A57A2B"/>
    <w:rsid w:val="00A57DDD"/>
    <w:rsid w:val="00A605AF"/>
    <w:rsid w:val="00A61175"/>
    <w:rsid w:val="00A617D0"/>
    <w:rsid w:val="00A61BE1"/>
    <w:rsid w:val="00A626C9"/>
    <w:rsid w:val="00A627C8"/>
    <w:rsid w:val="00A637D3"/>
    <w:rsid w:val="00A63BAC"/>
    <w:rsid w:val="00A63BB4"/>
    <w:rsid w:val="00A65253"/>
    <w:rsid w:val="00A6540A"/>
    <w:rsid w:val="00A65E71"/>
    <w:rsid w:val="00A665CC"/>
    <w:rsid w:val="00A66752"/>
    <w:rsid w:val="00A66E21"/>
    <w:rsid w:val="00A67BF1"/>
    <w:rsid w:val="00A70447"/>
    <w:rsid w:val="00A70E68"/>
    <w:rsid w:val="00A71AF2"/>
    <w:rsid w:val="00A71FAE"/>
    <w:rsid w:val="00A725E7"/>
    <w:rsid w:val="00A732D0"/>
    <w:rsid w:val="00A735E6"/>
    <w:rsid w:val="00A73C68"/>
    <w:rsid w:val="00A74235"/>
    <w:rsid w:val="00A74854"/>
    <w:rsid w:val="00A7516A"/>
    <w:rsid w:val="00A76243"/>
    <w:rsid w:val="00A77349"/>
    <w:rsid w:val="00A776E4"/>
    <w:rsid w:val="00A77B31"/>
    <w:rsid w:val="00A80DBC"/>
    <w:rsid w:val="00A8187A"/>
    <w:rsid w:val="00A82218"/>
    <w:rsid w:val="00A82497"/>
    <w:rsid w:val="00A82CD2"/>
    <w:rsid w:val="00A84AD0"/>
    <w:rsid w:val="00A84C5A"/>
    <w:rsid w:val="00A86176"/>
    <w:rsid w:val="00A90102"/>
    <w:rsid w:val="00A91909"/>
    <w:rsid w:val="00A91AC5"/>
    <w:rsid w:val="00A92140"/>
    <w:rsid w:val="00A931FE"/>
    <w:rsid w:val="00A93EB5"/>
    <w:rsid w:val="00A94355"/>
    <w:rsid w:val="00A95E7B"/>
    <w:rsid w:val="00A96AF9"/>
    <w:rsid w:val="00AA0513"/>
    <w:rsid w:val="00AA1620"/>
    <w:rsid w:val="00AA1B8B"/>
    <w:rsid w:val="00AA1D86"/>
    <w:rsid w:val="00AA27D3"/>
    <w:rsid w:val="00AA2E97"/>
    <w:rsid w:val="00AA2ED1"/>
    <w:rsid w:val="00AA35C9"/>
    <w:rsid w:val="00AA3AF6"/>
    <w:rsid w:val="00AA41FE"/>
    <w:rsid w:val="00AA4BD4"/>
    <w:rsid w:val="00AA4C20"/>
    <w:rsid w:val="00AA5E7E"/>
    <w:rsid w:val="00AA6545"/>
    <w:rsid w:val="00AA75C4"/>
    <w:rsid w:val="00AA7AC1"/>
    <w:rsid w:val="00AA7EB5"/>
    <w:rsid w:val="00AA7FD4"/>
    <w:rsid w:val="00AB0096"/>
    <w:rsid w:val="00AB1E99"/>
    <w:rsid w:val="00AB2735"/>
    <w:rsid w:val="00AB4D0F"/>
    <w:rsid w:val="00AB5050"/>
    <w:rsid w:val="00AB550C"/>
    <w:rsid w:val="00AB5C16"/>
    <w:rsid w:val="00AB5ED0"/>
    <w:rsid w:val="00AB614A"/>
    <w:rsid w:val="00AB6247"/>
    <w:rsid w:val="00AB66E0"/>
    <w:rsid w:val="00AB68FF"/>
    <w:rsid w:val="00AC00E5"/>
    <w:rsid w:val="00AC0B2C"/>
    <w:rsid w:val="00AC1C69"/>
    <w:rsid w:val="00AC2036"/>
    <w:rsid w:val="00AC26E4"/>
    <w:rsid w:val="00AC2C86"/>
    <w:rsid w:val="00AC2D36"/>
    <w:rsid w:val="00AC37F4"/>
    <w:rsid w:val="00AC5C77"/>
    <w:rsid w:val="00AC5E96"/>
    <w:rsid w:val="00AC5EA7"/>
    <w:rsid w:val="00AC5F38"/>
    <w:rsid w:val="00AC63D2"/>
    <w:rsid w:val="00AC63F7"/>
    <w:rsid w:val="00AC6B5C"/>
    <w:rsid w:val="00AC7DDB"/>
    <w:rsid w:val="00AC7FFB"/>
    <w:rsid w:val="00AD06F7"/>
    <w:rsid w:val="00AD0F7B"/>
    <w:rsid w:val="00AD1ECA"/>
    <w:rsid w:val="00AD267D"/>
    <w:rsid w:val="00AD3D94"/>
    <w:rsid w:val="00AD4239"/>
    <w:rsid w:val="00AD5A8D"/>
    <w:rsid w:val="00AD7449"/>
    <w:rsid w:val="00AD766A"/>
    <w:rsid w:val="00AE01CF"/>
    <w:rsid w:val="00AE1582"/>
    <w:rsid w:val="00AE15DB"/>
    <w:rsid w:val="00AE1CE6"/>
    <w:rsid w:val="00AE1DFE"/>
    <w:rsid w:val="00AE1F2E"/>
    <w:rsid w:val="00AE2820"/>
    <w:rsid w:val="00AE39F1"/>
    <w:rsid w:val="00AE4BDA"/>
    <w:rsid w:val="00AE57DB"/>
    <w:rsid w:val="00AE5F2A"/>
    <w:rsid w:val="00AE6228"/>
    <w:rsid w:val="00AE6EE3"/>
    <w:rsid w:val="00AE7516"/>
    <w:rsid w:val="00AE7D20"/>
    <w:rsid w:val="00AF1A1B"/>
    <w:rsid w:val="00AF1ACF"/>
    <w:rsid w:val="00AF210A"/>
    <w:rsid w:val="00AF2599"/>
    <w:rsid w:val="00AF320A"/>
    <w:rsid w:val="00AF32D2"/>
    <w:rsid w:val="00AF3355"/>
    <w:rsid w:val="00AF346E"/>
    <w:rsid w:val="00AF34A6"/>
    <w:rsid w:val="00AF526F"/>
    <w:rsid w:val="00AF59D0"/>
    <w:rsid w:val="00AF5A33"/>
    <w:rsid w:val="00AF633D"/>
    <w:rsid w:val="00B00046"/>
    <w:rsid w:val="00B00FD7"/>
    <w:rsid w:val="00B01A73"/>
    <w:rsid w:val="00B01F11"/>
    <w:rsid w:val="00B022E0"/>
    <w:rsid w:val="00B03B07"/>
    <w:rsid w:val="00B0679C"/>
    <w:rsid w:val="00B06F0D"/>
    <w:rsid w:val="00B072B3"/>
    <w:rsid w:val="00B10C2A"/>
    <w:rsid w:val="00B1194F"/>
    <w:rsid w:val="00B1312F"/>
    <w:rsid w:val="00B1379F"/>
    <w:rsid w:val="00B13A00"/>
    <w:rsid w:val="00B13A71"/>
    <w:rsid w:val="00B14111"/>
    <w:rsid w:val="00B15241"/>
    <w:rsid w:val="00B15246"/>
    <w:rsid w:val="00B16261"/>
    <w:rsid w:val="00B16969"/>
    <w:rsid w:val="00B16F96"/>
    <w:rsid w:val="00B175C5"/>
    <w:rsid w:val="00B17E21"/>
    <w:rsid w:val="00B2041C"/>
    <w:rsid w:val="00B20D4E"/>
    <w:rsid w:val="00B2170B"/>
    <w:rsid w:val="00B2222A"/>
    <w:rsid w:val="00B22D28"/>
    <w:rsid w:val="00B2311C"/>
    <w:rsid w:val="00B23D28"/>
    <w:rsid w:val="00B2441A"/>
    <w:rsid w:val="00B257F3"/>
    <w:rsid w:val="00B261FE"/>
    <w:rsid w:val="00B2663D"/>
    <w:rsid w:val="00B26A18"/>
    <w:rsid w:val="00B2745A"/>
    <w:rsid w:val="00B276F3"/>
    <w:rsid w:val="00B27FD4"/>
    <w:rsid w:val="00B30337"/>
    <w:rsid w:val="00B30751"/>
    <w:rsid w:val="00B31F26"/>
    <w:rsid w:val="00B32234"/>
    <w:rsid w:val="00B334EE"/>
    <w:rsid w:val="00B34B3D"/>
    <w:rsid w:val="00B353D5"/>
    <w:rsid w:val="00B358EE"/>
    <w:rsid w:val="00B35BE0"/>
    <w:rsid w:val="00B35D86"/>
    <w:rsid w:val="00B3670D"/>
    <w:rsid w:val="00B371DB"/>
    <w:rsid w:val="00B373C3"/>
    <w:rsid w:val="00B3751E"/>
    <w:rsid w:val="00B40405"/>
    <w:rsid w:val="00B40532"/>
    <w:rsid w:val="00B40ABD"/>
    <w:rsid w:val="00B40D5A"/>
    <w:rsid w:val="00B41512"/>
    <w:rsid w:val="00B41D9B"/>
    <w:rsid w:val="00B42C51"/>
    <w:rsid w:val="00B42E86"/>
    <w:rsid w:val="00B432B5"/>
    <w:rsid w:val="00B44F52"/>
    <w:rsid w:val="00B4535F"/>
    <w:rsid w:val="00B45CF6"/>
    <w:rsid w:val="00B46609"/>
    <w:rsid w:val="00B4679B"/>
    <w:rsid w:val="00B475BB"/>
    <w:rsid w:val="00B478B2"/>
    <w:rsid w:val="00B50AB9"/>
    <w:rsid w:val="00B50B11"/>
    <w:rsid w:val="00B50FAD"/>
    <w:rsid w:val="00B517C0"/>
    <w:rsid w:val="00B5245C"/>
    <w:rsid w:val="00B52B28"/>
    <w:rsid w:val="00B56452"/>
    <w:rsid w:val="00B56AAE"/>
    <w:rsid w:val="00B56CB9"/>
    <w:rsid w:val="00B57608"/>
    <w:rsid w:val="00B57C30"/>
    <w:rsid w:val="00B606BA"/>
    <w:rsid w:val="00B61600"/>
    <w:rsid w:val="00B61BC9"/>
    <w:rsid w:val="00B61E9F"/>
    <w:rsid w:val="00B635AA"/>
    <w:rsid w:val="00B64FD2"/>
    <w:rsid w:val="00B65277"/>
    <w:rsid w:val="00B65BED"/>
    <w:rsid w:val="00B668FD"/>
    <w:rsid w:val="00B66B2E"/>
    <w:rsid w:val="00B66E37"/>
    <w:rsid w:val="00B66E5E"/>
    <w:rsid w:val="00B671C1"/>
    <w:rsid w:val="00B673A3"/>
    <w:rsid w:val="00B7000C"/>
    <w:rsid w:val="00B7013A"/>
    <w:rsid w:val="00B70734"/>
    <w:rsid w:val="00B71AFD"/>
    <w:rsid w:val="00B72004"/>
    <w:rsid w:val="00B720EB"/>
    <w:rsid w:val="00B72BB9"/>
    <w:rsid w:val="00B72E75"/>
    <w:rsid w:val="00B7343F"/>
    <w:rsid w:val="00B74B76"/>
    <w:rsid w:val="00B74E47"/>
    <w:rsid w:val="00B752AC"/>
    <w:rsid w:val="00B7551D"/>
    <w:rsid w:val="00B75BA6"/>
    <w:rsid w:val="00B766A7"/>
    <w:rsid w:val="00B770E7"/>
    <w:rsid w:val="00B771D9"/>
    <w:rsid w:val="00B8014B"/>
    <w:rsid w:val="00B81534"/>
    <w:rsid w:val="00B81BDC"/>
    <w:rsid w:val="00B81DD2"/>
    <w:rsid w:val="00B824E7"/>
    <w:rsid w:val="00B82B52"/>
    <w:rsid w:val="00B83608"/>
    <w:rsid w:val="00B841DE"/>
    <w:rsid w:val="00B84B69"/>
    <w:rsid w:val="00B84C15"/>
    <w:rsid w:val="00B84D11"/>
    <w:rsid w:val="00B8531F"/>
    <w:rsid w:val="00B85EE2"/>
    <w:rsid w:val="00B87489"/>
    <w:rsid w:val="00B900A8"/>
    <w:rsid w:val="00B90254"/>
    <w:rsid w:val="00B91FBF"/>
    <w:rsid w:val="00B93254"/>
    <w:rsid w:val="00B93750"/>
    <w:rsid w:val="00B93951"/>
    <w:rsid w:val="00B93B2D"/>
    <w:rsid w:val="00B9438B"/>
    <w:rsid w:val="00B9577E"/>
    <w:rsid w:val="00B9593A"/>
    <w:rsid w:val="00B97525"/>
    <w:rsid w:val="00B9754C"/>
    <w:rsid w:val="00B9773D"/>
    <w:rsid w:val="00B97E9A"/>
    <w:rsid w:val="00BA0664"/>
    <w:rsid w:val="00BA0FE2"/>
    <w:rsid w:val="00BA115E"/>
    <w:rsid w:val="00BA14B5"/>
    <w:rsid w:val="00BA1500"/>
    <w:rsid w:val="00BA2E4F"/>
    <w:rsid w:val="00BA3EDE"/>
    <w:rsid w:val="00BA4D8C"/>
    <w:rsid w:val="00BA5601"/>
    <w:rsid w:val="00BA710E"/>
    <w:rsid w:val="00BA78B6"/>
    <w:rsid w:val="00BA7A0C"/>
    <w:rsid w:val="00BB02E5"/>
    <w:rsid w:val="00BB0343"/>
    <w:rsid w:val="00BB05BE"/>
    <w:rsid w:val="00BB1771"/>
    <w:rsid w:val="00BB185C"/>
    <w:rsid w:val="00BB363B"/>
    <w:rsid w:val="00BB432F"/>
    <w:rsid w:val="00BB69CE"/>
    <w:rsid w:val="00BB76B8"/>
    <w:rsid w:val="00BB7B2D"/>
    <w:rsid w:val="00BB7ED1"/>
    <w:rsid w:val="00BB7F76"/>
    <w:rsid w:val="00BC0A64"/>
    <w:rsid w:val="00BC0BAB"/>
    <w:rsid w:val="00BC110B"/>
    <w:rsid w:val="00BC180F"/>
    <w:rsid w:val="00BC1FF6"/>
    <w:rsid w:val="00BC24B4"/>
    <w:rsid w:val="00BC2811"/>
    <w:rsid w:val="00BC2A32"/>
    <w:rsid w:val="00BC2A83"/>
    <w:rsid w:val="00BC391F"/>
    <w:rsid w:val="00BC49D0"/>
    <w:rsid w:val="00BC6167"/>
    <w:rsid w:val="00BC6810"/>
    <w:rsid w:val="00BC6CBC"/>
    <w:rsid w:val="00BC722D"/>
    <w:rsid w:val="00BC740A"/>
    <w:rsid w:val="00BC7D4C"/>
    <w:rsid w:val="00BD0847"/>
    <w:rsid w:val="00BD094E"/>
    <w:rsid w:val="00BD20AC"/>
    <w:rsid w:val="00BD4006"/>
    <w:rsid w:val="00BD44EA"/>
    <w:rsid w:val="00BD45F0"/>
    <w:rsid w:val="00BD4B22"/>
    <w:rsid w:val="00BD4BDE"/>
    <w:rsid w:val="00BD5D9A"/>
    <w:rsid w:val="00BD653C"/>
    <w:rsid w:val="00BD668D"/>
    <w:rsid w:val="00BD6C55"/>
    <w:rsid w:val="00BD7AD4"/>
    <w:rsid w:val="00BD7CF3"/>
    <w:rsid w:val="00BE04E6"/>
    <w:rsid w:val="00BE080C"/>
    <w:rsid w:val="00BE0CF8"/>
    <w:rsid w:val="00BE100F"/>
    <w:rsid w:val="00BE116A"/>
    <w:rsid w:val="00BE1275"/>
    <w:rsid w:val="00BE1813"/>
    <w:rsid w:val="00BE2F30"/>
    <w:rsid w:val="00BE3F95"/>
    <w:rsid w:val="00BE600D"/>
    <w:rsid w:val="00BE6073"/>
    <w:rsid w:val="00BE6092"/>
    <w:rsid w:val="00BE6B5A"/>
    <w:rsid w:val="00BE6D17"/>
    <w:rsid w:val="00BE75F5"/>
    <w:rsid w:val="00BE76F8"/>
    <w:rsid w:val="00BE7CD9"/>
    <w:rsid w:val="00BE7EDA"/>
    <w:rsid w:val="00BF0CC6"/>
    <w:rsid w:val="00BF23E4"/>
    <w:rsid w:val="00BF2F40"/>
    <w:rsid w:val="00BF34D2"/>
    <w:rsid w:val="00BF36F9"/>
    <w:rsid w:val="00BF4233"/>
    <w:rsid w:val="00BF4810"/>
    <w:rsid w:val="00BF4886"/>
    <w:rsid w:val="00BF5912"/>
    <w:rsid w:val="00BF78D3"/>
    <w:rsid w:val="00BF7ED9"/>
    <w:rsid w:val="00C00342"/>
    <w:rsid w:val="00C00406"/>
    <w:rsid w:val="00C01470"/>
    <w:rsid w:val="00C01FC2"/>
    <w:rsid w:val="00C024BE"/>
    <w:rsid w:val="00C0267D"/>
    <w:rsid w:val="00C02938"/>
    <w:rsid w:val="00C03240"/>
    <w:rsid w:val="00C04397"/>
    <w:rsid w:val="00C07152"/>
    <w:rsid w:val="00C07E5C"/>
    <w:rsid w:val="00C102D7"/>
    <w:rsid w:val="00C10635"/>
    <w:rsid w:val="00C10A73"/>
    <w:rsid w:val="00C1186E"/>
    <w:rsid w:val="00C11986"/>
    <w:rsid w:val="00C11C1D"/>
    <w:rsid w:val="00C12CF4"/>
    <w:rsid w:val="00C12DE7"/>
    <w:rsid w:val="00C1346A"/>
    <w:rsid w:val="00C1362E"/>
    <w:rsid w:val="00C1424C"/>
    <w:rsid w:val="00C143DD"/>
    <w:rsid w:val="00C14B59"/>
    <w:rsid w:val="00C14CA4"/>
    <w:rsid w:val="00C15A92"/>
    <w:rsid w:val="00C15AB2"/>
    <w:rsid w:val="00C16292"/>
    <w:rsid w:val="00C17125"/>
    <w:rsid w:val="00C178FF"/>
    <w:rsid w:val="00C1795E"/>
    <w:rsid w:val="00C20202"/>
    <w:rsid w:val="00C2034E"/>
    <w:rsid w:val="00C208C4"/>
    <w:rsid w:val="00C21859"/>
    <w:rsid w:val="00C21AC7"/>
    <w:rsid w:val="00C22A34"/>
    <w:rsid w:val="00C23985"/>
    <w:rsid w:val="00C24637"/>
    <w:rsid w:val="00C25A5C"/>
    <w:rsid w:val="00C26292"/>
    <w:rsid w:val="00C26421"/>
    <w:rsid w:val="00C26EC5"/>
    <w:rsid w:val="00C2727F"/>
    <w:rsid w:val="00C301E9"/>
    <w:rsid w:val="00C304C1"/>
    <w:rsid w:val="00C32844"/>
    <w:rsid w:val="00C3335C"/>
    <w:rsid w:val="00C335A7"/>
    <w:rsid w:val="00C33689"/>
    <w:rsid w:val="00C33D37"/>
    <w:rsid w:val="00C34705"/>
    <w:rsid w:val="00C362B1"/>
    <w:rsid w:val="00C369E8"/>
    <w:rsid w:val="00C36DF7"/>
    <w:rsid w:val="00C36F62"/>
    <w:rsid w:val="00C37050"/>
    <w:rsid w:val="00C37052"/>
    <w:rsid w:val="00C40A1E"/>
    <w:rsid w:val="00C40BC0"/>
    <w:rsid w:val="00C40C89"/>
    <w:rsid w:val="00C4215A"/>
    <w:rsid w:val="00C425E7"/>
    <w:rsid w:val="00C42DA8"/>
    <w:rsid w:val="00C4309F"/>
    <w:rsid w:val="00C44009"/>
    <w:rsid w:val="00C44AFC"/>
    <w:rsid w:val="00C46210"/>
    <w:rsid w:val="00C463DD"/>
    <w:rsid w:val="00C4758B"/>
    <w:rsid w:val="00C503CB"/>
    <w:rsid w:val="00C5123F"/>
    <w:rsid w:val="00C51E27"/>
    <w:rsid w:val="00C570D6"/>
    <w:rsid w:val="00C5755D"/>
    <w:rsid w:val="00C61458"/>
    <w:rsid w:val="00C62415"/>
    <w:rsid w:val="00C63C9D"/>
    <w:rsid w:val="00C63D33"/>
    <w:rsid w:val="00C63D57"/>
    <w:rsid w:val="00C6400F"/>
    <w:rsid w:val="00C64422"/>
    <w:rsid w:val="00C644D7"/>
    <w:rsid w:val="00C6474D"/>
    <w:rsid w:val="00C65407"/>
    <w:rsid w:val="00C66855"/>
    <w:rsid w:val="00C66A5B"/>
    <w:rsid w:val="00C66A96"/>
    <w:rsid w:val="00C67607"/>
    <w:rsid w:val="00C67CFF"/>
    <w:rsid w:val="00C7053E"/>
    <w:rsid w:val="00C71809"/>
    <w:rsid w:val="00C7290D"/>
    <w:rsid w:val="00C74A91"/>
    <w:rsid w:val="00C75EB1"/>
    <w:rsid w:val="00C77194"/>
    <w:rsid w:val="00C77B21"/>
    <w:rsid w:val="00C77B71"/>
    <w:rsid w:val="00C77FE2"/>
    <w:rsid w:val="00C800A7"/>
    <w:rsid w:val="00C807E5"/>
    <w:rsid w:val="00C81060"/>
    <w:rsid w:val="00C83848"/>
    <w:rsid w:val="00C83931"/>
    <w:rsid w:val="00C83A1F"/>
    <w:rsid w:val="00C843AD"/>
    <w:rsid w:val="00C84B1E"/>
    <w:rsid w:val="00C84DD8"/>
    <w:rsid w:val="00C863F3"/>
    <w:rsid w:val="00C865D3"/>
    <w:rsid w:val="00C866B4"/>
    <w:rsid w:val="00C86F6A"/>
    <w:rsid w:val="00C87E5C"/>
    <w:rsid w:val="00C90545"/>
    <w:rsid w:val="00C906C6"/>
    <w:rsid w:val="00C9155F"/>
    <w:rsid w:val="00C92C25"/>
    <w:rsid w:val="00C9316F"/>
    <w:rsid w:val="00C9360F"/>
    <w:rsid w:val="00C93932"/>
    <w:rsid w:val="00C949B4"/>
    <w:rsid w:val="00C95122"/>
    <w:rsid w:val="00C966A9"/>
    <w:rsid w:val="00C969C5"/>
    <w:rsid w:val="00C976E1"/>
    <w:rsid w:val="00C97F6D"/>
    <w:rsid w:val="00CA0058"/>
    <w:rsid w:val="00CA0F67"/>
    <w:rsid w:val="00CA135B"/>
    <w:rsid w:val="00CA196C"/>
    <w:rsid w:val="00CA1F16"/>
    <w:rsid w:val="00CA32BA"/>
    <w:rsid w:val="00CA37CD"/>
    <w:rsid w:val="00CA421F"/>
    <w:rsid w:val="00CA46BD"/>
    <w:rsid w:val="00CA46FE"/>
    <w:rsid w:val="00CA4840"/>
    <w:rsid w:val="00CA5B74"/>
    <w:rsid w:val="00CA610C"/>
    <w:rsid w:val="00CA7607"/>
    <w:rsid w:val="00CA7ADF"/>
    <w:rsid w:val="00CB1736"/>
    <w:rsid w:val="00CB177B"/>
    <w:rsid w:val="00CB2841"/>
    <w:rsid w:val="00CB28CF"/>
    <w:rsid w:val="00CB34FC"/>
    <w:rsid w:val="00CB397C"/>
    <w:rsid w:val="00CB414A"/>
    <w:rsid w:val="00CB4EC3"/>
    <w:rsid w:val="00CB5905"/>
    <w:rsid w:val="00CB630B"/>
    <w:rsid w:val="00CB6D2B"/>
    <w:rsid w:val="00CB7B05"/>
    <w:rsid w:val="00CB7C8B"/>
    <w:rsid w:val="00CC018B"/>
    <w:rsid w:val="00CC0797"/>
    <w:rsid w:val="00CC19FA"/>
    <w:rsid w:val="00CC1F5A"/>
    <w:rsid w:val="00CC2B11"/>
    <w:rsid w:val="00CC2B49"/>
    <w:rsid w:val="00CC2E54"/>
    <w:rsid w:val="00CC4EDB"/>
    <w:rsid w:val="00CC525A"/>
    <w:rsid w:val="00CC5718"/>
    <w:rsid w:val="00CC58B4"/>
    <w:rsid w:val="00CC67D4"/>
    <w:rsid w:val="00CC6CEB"/>
    <w:rsid w:val="00CC7DF0"/>
    <w:rsid w:val="00CD02CE"/>
    <w:rsid w:val="00CD034F"/>
    <w:rsid w:val="00CD0386"/>
    <w:rsid w:val="00CD0B28"/>
    <w:rsid w:val="00CD20FB"/>
    <w:rsid w:val="00CD216B"/>
    <w:rsid w:val="00CD23A3"/>
    <w:rsid w:val="00CD3B0B"/>
    <w:rsid w:val="00CD3BC7"/>
    <w:rsid w:val="00CD3CE8"/>
    <w:rsid w:val="00CD4FBF"/>
    <w:rsid w:val="00CD6F96"/>
    <w:rsid w:val="00CD7042"/>
    <w:rsid w:val="00CD7560"/>
    <w:rsid w:val="00CD796E"/>
    <w:rsid w:val="00CD7E5A"/>
    <w:rsid w:val="00CE0971"/>
    <w:rsid w:val="00CE1139"/>
    <w:rsid w:val="00CE290A"/>
    <w:rsid w:val="00CE2B7E"/>
    <w:rsid w:val="00CE308D"/>
    <w:rsid w:val="00CE58BD"/>
    <w:rsid w:val="00CE6BCB"/>
    <w:rsid w:val="00CE6BD0"/>
    <w:rsid w:val="00CE6CDE"/>
    <w:rsid w:val="00CE7185"/>
    <w:rsid w:val="00CE7A1F"/>
    <w:rsid w:val="00CF0AB3"/>
    <w:rsid w:val="00CF106F"/>
    <w:rsid w:val="00CF1342"/>
    <w:rsid w:val="00CF16CF"/>
    <w:rsid w:val="00CF2444"/>
    <w:rsid w:val="00CF26A5"/>
    <w:rsid w:val="00CF2707"/>
    <w:rsid w:val="00CF38BA"/>
    <w:rsid w:val="00CF49B7"/>
    <w:rsid w:val="00CF5C2C"/>
    <w:rsid w:val="00CF6132"/>
    <w:rsid w:val="00CF66ED"/>
    <w:rsid w:val="00CF70DF"/>
    <w:rsid w:val="00CF75AA"/>
    <w:rsid w:val="00CF7918"/>
    <w:rsid w:val="00D0088C"/>
    <w:rsid w:val="00D00989"/>
    <w:rsid w:val="00D014B5"/>
    <w:rsid w:val="00D01CD1"/>
    <w:rsid w:val="00D01DFD"/>
    <w:rsid w:val="00D01F8A"/>
    <w:rsid w:val="00D0219E"/>
    <w:rsid w:val="00D034B1"/>
    <w:rsid w:val="00D0410D"/>
    <w:rsid w:val="00D041ED"/>
    <w:rsid w:val="00D04778"/>
    <w:rsid w:val="00D04F94"/>
    <w:rsid w:val="00D05B11"/>
    <w:rsid w:val="00D05C97"/>
    <w:rsid w:val="00D06793"/>
    <w:rsid w:val="00D07117"/>
    <w:rsid w:val="00D07999"/>
    <w:rsid w:val="00D07A3E"/>
    <w:rsid w:val="00D106D4"/>
    <w:rsid w:val="00D11045"/>
    <w:rsid w:val="00D128D8"/>
    <w:rsid w:val="00D12E40"/>
    <w:rsid w:val="00D14E4B"/>
    <w:rsid w:val="00D1544B"/>
    <w:rsid w:val="00D1572D"/>
    <w:rsid w:val="00D161D7"/>
    <w:rsid w:val="00D173D6"/>
    <w:rsid w:val="00D17A15"/>
    <w:rsid w:val="00D200FC"/>
    <w:rsid w:val="00D20F8B"/>
    <w:rsid w:val="00D2125E"/>
    <w:rsid w:val="00D216A3"/>
    <w:rsid w:val="00D21DFB"/>
    <w:rsid w:val="00D21E51"/>
    <w:rsid w:val="00D2217A"/>
    <w:rsid w:val="00D22C42"/>
    <w:rsid w:val="00D236C2"/>
    <w:rsid w:val="00D2412F"/>
    <w:rsid w:val="00D2468A"/>
    <w:rsid w:val="00D24A09"/>
    <w:rsid w:val="00D24C9A"/>
    <w:rsid w:val="00D254F2"/>
    <w:rsid w:val="00D25FE1"/>
    <w:rsid w:val="00D26BB3"/>
    <w:rsid w:val="00D26D5C"/>
    <w:rsid w:val="00D27205"/>
    <w:rsid w:val="00D27484"/>
    <w:rsid w:val="00D27764"/>
    <w:rsid w:val="00D31031"/>
    <w:rsid w:val="00D32D2D"/>
    <w:rsid w:val="00D33BE2"/>
    <w:rsid w:val="00D34275"/>
    <w:rsid w:val="00D34C8C"/>
    <w:rsid w:val="00D34D4E"/>
    <w:rsid w:val="00D35D0D"/>
    <w:rsid w:val="00D36083"/>
    <w:rsid w:val="00D3653A"/>
    <w:rsid w:val="00D36C55"/>
    <w:rsid w:val="00D36EDC"/>
    <w:rsid w:val="00D37BCD"/>
    <w:rsid w:val="00D41669"/>
    <w:rsid w:val="00D43437"/>
    <w:rsid w:val="00D44243"/>
    <w:rsid w:val="00D445AF"/>
    <w:rsid w:val="00D44640"/>
    <w:rsid w:val="00D44882"/>
    <w:rsid w:val="00D44BF0"/>
    <w:rsid w:val="00D44D27"/>
    <w:rsid w:val="00D454F8"/>
    <w:rsid w:val="00D457B0"/>
    <w:rsid w:val="00D45CF4"/>
    <w:rsid w:val="00D47708"/>
    <w:rsid w:val="00D47C0B"/>
    <w:rsid w:val="00D506E4"/>
    <w:rsid w:val="00D5198B"/>
    <w:rsid w:val="00D52E72"/>
    <w:rsid w:val="00D54397"/>
    <w:rsid w:val="00D54513"/>
    <w:rsid w:val="00D55093"/>
    <w:rsid w:val="00D55319"/>
    <w:rsid w:val="00D55B1F"/>
    <w:rsid w:val="00D56CFE"/>
    <w:rsid w:val="00D572CB"/>
    <w:rsid w:val="00D573C5"/>
    <w:rsid w:val="00D57FF7"/>
    <w:rsid w:val="00D6003A"/>
    <w:rsid w:val="00D609F0"/>
    <w:rsid w:val="00D61236"/>
    <w:rsid w:val="00D61C5F"/>
    <w:rsid w:val="00D62242"/>
    <w:rsid w:val="00D638DF"/>
    <w:rsid w:val="00D64771"/>
    <w:rsid w:val="00D64A6E"/>
    <w:rsid w:val="00D64ACD"/>
    <w:rsid w:val="00D65140"/>
    <w:rsid w:val="00D6515C"/>
    <w:rsid w:val="00D6530F"/>
    <w:rsid w:val="00D65A3F"/>
    <w:rsid w:val="00D66576"/>
    <w:rsid w:val="00D67273"/>
    <w:rsid w:val="00D67917"/>
    <w:rsid w:val="00D67938"/>
    <w:rsid w:val="00D71A64"/>
    <w:rsid w:val="00D72568"/>
    <w:rsid w:val="00D73468"/>
    <w:rsid w:val="00D738DC"/>
    <w:rsid w:val="00D73CAC"/>
    <w:rsid w:val="00D749A8"/>
    <w:rsid w:val="00D74B22"/>
    <w:rsid w:val="00D74BFD"/>
    <w:rsid w:val="00D75F41"/>
    <w:rsid w:val="00D76809"/>
    <w:rsid w:val="00D768D2"/>
    <w:rsid w:val="00D76F8F"/>
    <w:rsid w:val="00D77643"/>
    <w:rsid w:val="00D77E18"/>
    <w:rsid w:val="00D80F74"/>
    <w:rsid w:val="00D81B1A"/>
    <w:rsid w:val="00D81C1C"/>
    <w:rsid w:val="00D81C8A"/>
    <w:rsid w:val="00D82231"/>
    <w:rsid w:val="00D828EE"/>
    <w:rsid w:val="00D82B7F"/>
    <w:rsid w:val="00D82D2C"/>
    <w:rsid w:val="00D82F55"/>
    <w:rsid w:val="00D8347B"/>
    <w:rsid w:val="00D84249"/>
    <w:rsid w:val="00D84258"/>
    <w:rsid w:val="00D8435A"/>
    <w:rsid w:val="00D850AC"/>
    <w:rsid w:val="00D8560B"/>
    <w:rsid w:val="00D85781"/>
    <w:rsid w:val="00D85C35"/>
    <w:rsid w:val="00D867DC"/>
    <w:rsid w:val="00D872A5"/>
    <w:rsid w:val="00D87827"/>
    <w:rsid w:val="00D911ED"/>
    <w:rsid w:val="00D91C91"/>
    <w:rsid w:val="00D91E1F"/>
    <w:rsid w:val="00D92164"/>
    <w:rsid w:val="00D928AA"/>
    <w:rsid w:val="00D9434E"/>
    <w:rsid w:val="00D94D21"/>
    <w:rsid w:val="00D960BD"/>
    <w:rsid w:val="00D96FD8"/>
    <w:rsid w:val="00D97099"/>
    <w:rsid w:val="00DA1172"/>
    <w:rsid w:val="00DA1C50"/>
    <w:rsid w:val="00DA1EF1"/>
    <w:rsid w:val="00DA220D"/>
    <w:rsid w:val="00DA2A0A"/>
    <w:rsid w:val="00DA4BA7"/>
    <w:rsid w:val="00DA4CF3"/>
    <w:rsid w:val="00DA57A6"/>
    <w:rsid w:val="00DA5D2D"/>
    <w:rsid w:val="00DA654F"/>
    <w:rsid w:val="00DA6611"/>
    <w:rsid w:val="00DA7445"/>
    <w:rsid w:val="00DA76D0"/>
    <w:rsid w:val="00DB0194"/>
    <w:rsid w:val="00DB1DC6"/>
    <w:rsid w:val="00DB2291"/>
    <w:rsid w:val="00DB396D"/>
    <w:rsid w:val="00DB4522"/>
    <w:rsid w:val="00DB456D"/>
    <w:rsid w:val="00DB478E"/>
    <w:rsid w:val="00DB6351"/>
    <w:rsid w:val="00DB6395"/>
    <w:rsid w:val="00DB7475"/>
    <w:rsid w:val="00DB7624"/>
    <w:rsid w:val="00DB79E5"/>
    <w:rsid w:val="00DC045A"/>
    <w:rsid w:val="00DC0C69"/>
    <w:rsid w:val="00DC18AF"/>
    <w:rsid w:val="00DC26ED"/>
    <w:rsid w:val="00DC31E7"/>
    <w:rsid w:val="00DC3442"/>
    <w:rsid w:val="00DC442F"/>
    <w:rsid w:val="00DC6C03"/>
    <w:rsid w:val="00DC70C5"/>
    <w:rsid w:val="00DC7BCC"/>
    <w:rsid w:val="00DC7CD6"/>
    <w:rsid w:val="00DD0E53"/>
    <w:rsid w:val="00DD2E32"/>
    <w:rsid w:val="00DD2E48"/>
    <w:rsid w:val="00DD2F30"/>
    <w:rsid w:val="00DD40FE"/>
    <w:rsid w:val="00DD42A8"/>
    <w:rsid w:val="00DD4498"/>
    <w:rsid w:val="00DD4727"/>
    <w:rsid w:val="00DD4AEB"/>
    <w:rsid w:val="00DD4C96"/>
    <w:rsid w:val="00DD53E2"/>
    <w:rsid w:val="00DD5AA8"/>
    <w:rsid w:val="00DD6B18"/>
    <w:rsid w:val="00DD6EA8"/>
    <w:rsid w:val="00DD6F76"/>
    <w:rsid w:val="00DE06DD"/>
    <w:rsid w:val="00DE1939"/>
    <w:rsid w:val="00DE1B5F"/>
    <w:rsid w:val="00DE347F"/>
    <w:rsid w:val="00DE3716"/>
    <w:rsid w:val="00DE38D2"/>
    <w:rsid w:val="00DE3E02"/>
    <w:rsid w:val="00DE3F73"/>
    <w:rsid w:val="00DE55F4"/>
    <w:rsid w:val="00DE5CF9"/>
    <w:rsid w:val="00DE5D1F"/>
    <w:rsid w:val="00DE61D4"/>
    <w:rsid w:val="00DE6B44"/>
    <w:rsid w:val="00DE6CDF"/>
    <w:rsid w:val="00DE6D78"/>
    <w:rsid w:val="00DE708F"/>
    <w:rsid w:val="00DF0106"/>
    <w:rsid w:val="00DF0217"/>
    <w:rsid w:val="00DF074E"/>
    <w:rsid w:val="00DF27F9"/>
    <w:rsid w:val="00DF3114"/>
    <w:rsid w:val="00DF329C"/>
    <w:rsid w:val="00DF3CC0"/>
    <w:rsid w:val="00DF4793"/>
    <w:rsid w:val="00DF479A"/>
    <w:rsid w:val="00DF48F2"/>
    <w:rsid w:val="00DF49C4"/>
    <w:rsid w:val="00DF4BC0"/>
    <w:rsid w:val="00DF5720"/>
    <w:rsid w:val="00DF5AD6"/>
    <w:rsid w:val="00DF5D26"/>
    <w:rsid w:val="00DF5D65"/>
    <w:rsid w:val="00DF6916"/>
    <w:rsid w:val="00DF6BBF"/>
    <w:rsid w:val="00DF796C"/>
    <w:rsid w:val="00E004BA"/>
    <w:rsid w:val="00E014E9"/>
    <w:rsid w:val="00E01E85"/>
    <w:rsid w:val="00E0294E"/>
    <w:rsid w:val="00E02AE1"/>
    <w:rsid w:val="00E03637"/>
    <w:rsid w:val="00E03694"/>
    <w:rsid w:val="00E03722"/>
    <w:rsid w:val="00E040FE"/>
    <w:rsid w:val="00E0413C"/>
    <w:rsid w:val="00E05371"/>
    <w:rsid w:val="00E05936"/>
    <w:rsid w:val="00E061C4"/>
    <w:rsid w:val="00E066FA"/>
    <w:rsid w:val="00E0710E"/>
    <w:rsid w:val="00E07EDE"/>
    <w:rsid w:val="00E07FAD"/>
    <w:rsid w:val="00E111BB"/>
    <w:rsid w:val="00E114AC"/>
    <w:rsid w:val="00E11BE1"/>
    <w:rsid w:val="00E12336"/>
    <w:rsid w:val="00E12E94"/>
    <w:rsid w:val="00E12F49"/>
    <w:rsid w:val="00E13E85"/>
    <w:rsid w:val="00E1465A"/>
    <w:rsid w:val="00E14FC1"/>
    <w:rsid w:val="00E15C7C"/>
    <w:rsid w:val="00E16337"/>
    <w:rsid w:val="00E16B63"/>
    <w:rsid w:val="00E16E2B"/>
    <w:rsid w:val="00E16E7C"/>
    <w:rsid w:val="00E16F23"/>
    <w:rsid w:val="00E17D51"/>
    <w:rsid w:val="00E20055"/>
    <w:rsid w:val="00E20C3F"/>
    <w:rsid w:val="00E2101F"/>
    <w:rsid w:val="00E21444"/>
    <w:rsid w:val="00E21F96"/>
    <w:rsid w:val="00E22330"/>
    <w:rsid w:val="00E22376"/>
    <w:rsid w:val="00E22E75"/>
    <w:rsid w:val="00E22F04"/>
    <w:rsid w:val="00E23F2D"/>
    <w:rsid w:val="00E243DF"/>
    <w:rsid w:val="00E24C98"/>
    <w:rsid w:val="00E25F12"/>
    <w:rsid w:val="00E26A6F"/>
    <w:rsid w:val="00E270C8"/>
    <w:rsid w:val="00E2777D"/>
    <w:rsid w:val="00E30078"/>
    <w:rsid w:val="00E30158"/>
    <w:rsid w:val="00E3207E"/>
    <w:rsid w:val="00E32EAB"/>
    <w:rsid w:val="00E3312E"/>
    <w:rsid w:val="00E334FF"/>
    <w:rsid w:val="00E33D6C"/>
    <w:rsid w:val="00E34677"/>
    <w:rsid w:val="00E37013"/>
    <w:rsid w:val="00E37B25"/>
    <w:rsid w:val="00E40E73"/>
    <w:rsid w:val="00E418DA"/>
    <w:rsid w:val="00E41F11"/>
    <w:rsid w:val="00E4235B"/>
    <w:rsid w:val="00E42527"/>
    <w:rsid w:val="00E42BA2"/>
    <w:rsid w:val="00E43245"/>
    <w:rsid w:val="00E4358B"/>
    <w:rsid w:val="00E43667"/>
    <w:rsid w:val="00E43D38"/>
    <w:rsid w:val="00E43D58"/>
    <w:rsid w:val="00E44376"/>
    <w:rsid w:val="00E447CE"/>
    <w:rsid w:val="00E4484B"/>
    <w:rsid w:val="00E44A96"/>
    <w:rsid w:val="00E4750C"/>
    <w:rsid w:val="00E47519"/>
    <w:rsid w:val="00E501FE"/>
    <w:rsid w:val="00E51E52"/>
    <w:rsid w:val="00E52BCB"/>
    <w:rsid w:val="00E53051"/>
    <w:rsid w:val="00E5548A"/>
    <w:rsid w:val="00E55968"/>
    <w:rsid w:val="00E55C55"/>
    <w:rsid w:val="00E57E59"/>
    <w:rsid w:val="00E61032"/>
    <w:rsid w:val="00E612D5"/>
    <w:rsid w:val="00E6157B"/>
    <w:rsid w:val="00E61AB5"/>
    <w:rsid w:val="00E626BE"/>
    <w:rsid w:val="00E63457"/>
    <w:rsid w:val="00E63B36"/>
    <w:rsid w:val="00E63D62"/>
    <w:rsid w:val="00E6479C"/>
    <w:rsid w:val="00E6479E"/>
    <w:rsid w:val="00E647F3"/>
    <w:rsid w:val="00E64DA7"/>
    <w:rsid w:val="00E65366"/>
    <w:rsid w:val="00E65380"/>
    <w:rsid w:val="00E65BDC"/>
    <w:rsid w:val="00E66DEA"/>
    <w:rsid w:val="00E671B6"/>
    <w:rsid w:val="00E6722B"/>
    <w:rsid w:val="00E67303"/>
    <w:rsid w:val="00E67992"/>
    <w:rsid w:val="00E70877"/>
    <w:rsid w:val="00E70E02"/>
    <w:rsid w:val="00E71839"/>
    <w:rsid w:val="00E71D64"/>
    <w:rsid w:val="00E731E1"/>
    <w:rsid w:val="00E732CC"/>
    <w:rsid w:val="00E73FF4"/>
    <w:rsid w:val="00E74880"/>
    <w:rsid w:val="00E74D8C"/>
    <w:rsid w:val="00E75281"/>
    <w:rsid w:val="00E75666"/>
    <w:rsid w:val="00E75913"/>
    <w:rsid w:val="00E763F6"/>
    <w:rsid w:val="00E76402"/>
    <w:rsid w:val="00E778B3"/>
    <w:rsid w:val="00E80ED1"/>
    <w:rsid w:val="00E81228"/>
    <w:rsid w:val="00E815E8"/>
    <w:rsid w:val="00E816A6"/>
    <w:rsid w:val="00E833F1"/>
    <w:rsid w:val="00E8396D"/>
    <w:rsid w:val="00E8439C"/>
    <w:rsid w:val="00E8466E"/>
    <w:rsid w:val="00E84EDC"/>
    <w:rsid w:val="00E8572B"/>
    <w:rsid w:val="00E857F9"/>
    <w:rsid w:val="00E86779"/>
    <w:rsid w:val="00E86DCB"/>
    <w:rsid w:val="00E9002C"/>
    <w:rsid w:val="00E900EC"/>
    <w:rsid w:val="00E90AE3"/>
    <w:rsid w:val="00E9108A"/>
    <w:rsid w:val="00E91216"/>
    <w:rsid w:val="00E91884"/>
    <w:rsid w:val="00E91A12"/>
    <w:rsid w:val="00E91AEA"/>
    <w:rsid w:val="00E920BD"/>
    <w:rsid w:val="00E93183"/>
    <w:rsid w:val="00E938A5"/>
    <w:rsid w:val="00E946E0"/>
    <w:rsid w:val="00E950B2"/>
    <w:rsid w:val="00E959C0"/>
    <w:rsid w:val="00E96597"/>
    <w:rsid w:val="00E97204"/>
    <w:rsid w:val="00E9753F"/>
    <w:rsid w:val="00E97BA8"/>
    <w:rsid w:val="00E97C5E"/>
    <w:rsid w:val="00EA1BBB"/>
    <w:rsid w:val="00EA2132"/>
    <w:rsid w:val="00EA2797"/>
    <w:rsid w:val="00EA28DD"/>
    <w:rsid w:val="00EA29B9"/>
    <w:rsid w:val="00EA36C2"/>
    <w:rsid w:val="00EA385C"/>
    <w:rsid w:val="00EA4265"/>
    <w:rsid w:val="00EA48B5"/>
    <w:rsid w:val="00EA4B06"/>
    <w:rsid w:val="00EA56CC"/>
    <w:rsid w:val="00EA6475"/>
    <w:rsid w:val="00EA7773"/>
    <w:rsid w:val="00EA7B27"/>
    <w:rsid w:val="00EA7D1B"/>
    <w:rsid w:val="00EA7E28"/>
    <w:rsid w:val="00EB0907"/>
    <w:rsid w:val="00EB0EB5"/>
    <w:rsid w:val="00EB0F6D"/>
    <w:rsid w:val="00EB1735"/>
    <w:rsid w:val="00EB1C8F"/>
    <w:rsid w:val="00EB2847"/>
    <w:rsid w:val="00EB2D5D"/>
    <w:rsid w:val="00EB2E47"/>
    <w:rsid w:val="00EB5F0C"/>
    <w:rsid w:val="00EB6442"/>
    <w:rsid w:val="00EB7CC8"/>
    <w:rsid w:val="00EC0625"/>
    <w:rsid w:val="00EC085F"/>
    <w:rsid w:val="00EC093F"/>
    <w:rsid w:val="00EC0A63"/>
    <w:rsid w:val="00EC10C3"/>
    <w:rsid w:val="00EC11A7"/>
    <w:rsid w:val="00EC221A"/>
    <w:rsid w:val="00EC2E05"/>
    <w:rsid w:val="00EC3057"/>
    <w:rsid w:val="00EC3356"/>
    <w:rsid w:val="00EC3550"/>
    <w:rsid w:val="00EC3790"/>
    <w:rsid w:val="00EC4BE7"/>
    <w:rsid w:val="00EC4ECC"/>
    <w:rsid w:val="00EC5064"/>
    <w:rsid w:val="00EC67E8"/>
    <w:rsid w:val="00EC6896"/>
    <w:rsid w:val="00EC6C1E"/>
    <w:rsid w:val="00EC7A0A"/>
    <w:rsid w:val="00ED0B61"/>
    <w:rsid w:val="00ED0D9E"/>
    <w:rsid w:val="00ED0F58"/>
    <w:rsid w:val="00ED11D7"/>
    <w:rsid w:val="00ED129C"/>
    <w:rsid w:val="00ED14DF"/>
    <w:rsid w:val="00ED17AE"/>
    <w:rsid w:val="00ED246B"/>
    <w:rsid w:val="00ED2570"/>
    <w:rsid w:val="00ED2A8E"/>
    <w:rsid w:val="00ED37F8"/>
    <w:rsid w:val="00ED3E06"/>
    <w:rsid w:val="00ED48CF"/>
    <w:rsid w:val="00ED4F77"/>
    <w:rsid w:val="00ED5587"/>
    <w:rsid w:val="00ED60DB"/>
    <w:rsid w:val="00ED6429"/>
    <w:rsid w:val="00ED67DA"/>
    <w:rsid w:val="00ED77C9"/>
    <w:rsid w:val="00EE013A"/>
    <w:rsid w:val="00EE09B9"/>
    <w:rsid w:val="00EE0E06"/>
    <w:rsid w:val="00EE0E4C"/>
    <w:rsid w:val="00EE155C"/>
    <w:rsid w:val="00EE1D10"/>
    <w:rsid w:val="00EE2643"/>
    <w:rsid w:val="00EE2DD8"/>
    <w:rsid w:val="00EE30F9"/>
    <w:rsid w:val="00EE352F"/>
    <w:rsid w:val="00EE3534"/>
    <w:rsid w:val="00EE379E"/>
    <w:rsid w:val="00EE3B37"/>
    <w:rsid w:val="00EE4564"/>
    <w:rsid w:val="00EE4879"/>
    <w:rsid w:val="00EE527E"/>
    <w:rsid w:val="00EE53C2"/>
    <w:rsid w:val="00EE5A69"/>
    <w:rsid w:val="00EE658E"/>
    <w:rsid w:val="00EE7056"/>
    <w:rsid w:val="00EE7155"/>
    <w:rsid w:val="00EF09A7"/>
    <w:rsid w:val="00EF0E5E"/>
    <w:rsid w:val="00EF0E86"/>
    <w:rsid w:val="00EF17D2"/>
    <w:rsid w:val="00EF1E26"/>
    <w:rsid w:val="00EF4B52"/>
    <w:rsid w:val="00EF5B0A"/>
    <w:rsid w:val="00EF6376"/>
    <w:rsid w:val="00EF6586"/>
    <w:rsid w:val="00F017DA"/>
    <w:rsid w:val="00F01D7E"/>
    <w:rsid w:val="00F03163"/>
    <w:rsid w:val="00F03170"/>
    <w:rsid w:val="00F0331D"/>
    <w:rsid w:val="00F033DF"/>
    <w:rsid w:val="00F04ED3"/>
    <w:rsid w:val="00F059E3"/>
    <w:rsid w:val="00F05A58"/>
    <w:rsid w:val="00F05E0B"/>
    <w:rsid w:val="00F06BC9"/>
    <w:rsid w:val="00F0738A"/>
    <w:rsid w:val="00F0762C"/>
    <w:rsid w:val="00F07E44"/>
    <w:rsid w:val="00F106D9"/>
    <w:rsid w:val="00F10884"/>
    <w:rsid w:val="00F119D8"/>
    <w:rsid w:val="00F137C5"/>
    <w:rsid w:val="00F13F02"/>
    <w:rsid w:val="00F142C6"/>
    <w:rsid w:val="00F14CB5"/>
    <w:rsid w:val="00F14E34"/>
    <w:rsid w:val="00F15793"/>
    <w:rsid w:val="00F159F3"/>
    <w:rsid w:val="00F15CDB"/>
    <w:rsid w:val="00F1669C"/>
    <w:rsid w:val="00F16D20"/>
    <w:rsid w:val="00F17510"/>
    <w:rsid w:val="00F17902"/>
    <w:rsid w:val="00F17C71"/>
    <w:rsid w:val="00F203E6"/>
    <w:rsid w:val="00F20D0E"/>
    <w:rsid w:val="00F219BF"/>
    <w:rsid w:val="00F2347B"/>
    <w:rsid w:val="00F23525"/>
    <w:rsid w:val="00F24C15"/>
    <w:rsid w:val="00F25916"/>
    <w:rsid w:val="00F264C1"/>
    <w:rsid w:val="00F26AFA"/>
    <w:rsid w:val="00F26C08"/>
    <w:rsid w:val="00F27BE3"/>
    <w:rsid w:val="00F31762"/>
    <w:rsid w:val="00F31D8E"/>
    <w:rsid w:val="00F327DE"/>
    <w:rsid w:val="00F327FC"/>
    <w:rsid w:val="00F32E98"/>
    <w:rsid w:val="00F32FDD"/>
    <w:rsid w:val="00F33AA2"/>
    <w:rsid w:val="00F33DC0"/>
    <w:rsid w:val="00F352BD"/>
    <w:rsid w:val="00F3547C"/>
    <w:rsid w:val="00F36254"/>
    <w:rsid w:val="00F3648A"/>
    <w:rsid w:val="00F372F5"/>
    <w:rsid w:val="00F40106"/>
    <w:rsid w:val="00F4125C"/>
    <w:rsid w:val="00F41284"/>
    <w:rsid w:val="00F41B5F"/>
    <w:rsid w:val="00F42348"/>
    <w:rsid w:val="00F4306A"/>
    <w:rsid w:val="00F44453"/>
    <w:rsid w:val="00F44FB6"/>
    <w:rsid w:val="00F4501D"/>
    <w:rsid w:val="00F46164"/>
    <w:rsid w:val="00F461EB"/>
    <w:rsid w:val="00F46767"/>
    <w:rsid w:val="00F46DEF"/>
    <w:rsid w:val="00F472BA"/>
    <w:rsid w:val="00F47DF8"/>
    <w:rsid w:val="00F50665"/>
    <w:rsid w:val="00F50B58"/>
    <w:rsid w:val="00F518CC"/>
    <w:rsid w:val="00F52C4A"/>
    <w:rsid w:val="00F530E1"/>
    <w:rsid w:val="00F53337"/>
    <w:rsid w:val="00F5343C"/>
    <w:rsid w:val="00F53AD4"/>
    <w:rsid w:val="00F54251"/>
    <w:rsid w:val="00F544A5"/>
    <w:rsid w:val="00F5477F"/>
    <w:rsid w:val="00F55DD0"/>
    <w:rsid w:val="00F57029"/>
    <w:rsid w:val="00F57256"/>
    <w:rsid w:val="00F628E7"/>
    <w:rsid w:val="00F62DBB"/>
    <w:rsid w:val="00F636AC"/>
    <w:rsid w:val="00F63ABC"/>
    <w:rsid w:val="00F6430E"/>
    <w:rsid w:val="00F656EB"/>
    <w:rsid w:val="00F65F41"/>
    <w:rsid w:val="00F66455"/>
    <w:rsid w:val="00F66492"/>
    <w:rsid w:val="00F66850"/>
    <w:rsid w:val="00F67C8F"/>
    <w:rsid w:val="00F709E8"/>
    <w:rsid w:val="00F70AFF"/>
    <w:rsid w:val="00F70DCA"/>
    <w:rsid w:val="00F70EDE"/>
    <w:rsid w:val="00F7145C"/>
    <w:rsid w:val="00F727A1"/>
    <w:rsid w:val="00F72A8E"/>
    <w:rsid w:val="00F72BBA"/>
    <w:rsid w:val="00F74415"/>
    <w:rsid w:val="00F74597"/>
    <w:rsid w:val="00F74D5C"/>
    <w:rsid w:val="00F75195"/>
    <w:rsid w:val="00F75DE1"/>
    <w:rsid w:val="00F7623B"/>
    <w:rsid w:val="00F77487"/>
    <w:rsid w:val="00F77613"/>
    <w:rsid w:val="00F77684"/>
    <w:rsid w:val="00F77E1F"/>
    <w:rsid w:val="00F802DC"/>
    <w:rsid w:val="00F805DA"/>
    <w:rsid w:val="00F81708"/>
    <w:rsid w:val="00F81DC0"/>
    <w:rsid w:val="00F8223C"/>
    <w:rsid w:val="00F83352"/>
    <w:rsid w:val="00F83AF8"/>
    <w:rsid w:val="00F84038"/>
    <w:rsid w:val="00F84884"/>
    <w:rsid w:val="00F85220"/>
    <w:rsid w:val="00F87AEF"/>
    <w:rsid w:val="00F90D9B"/>
    <w:rsid w:val="00F917FC"/>
    <w:rsid w:val="00F9190E"/>
    <w:rsid w:val="00F921A6"/>
    <w:rsid w:val="00F92F95"/>
    <w:rsid w:val="00F9393D"/>
    <w:rsid w:val="00F93ED0"/>
    <w:rsid w:val="00F940C9"/>
    <w:rsid w:val="00F94378"/>
    <w:rsid w:val="00F9463C"/>
    <w:rsid w:val="00F96C25"/>
    <w:rsid w:val="00F96C6A"/>
    <w:rsid w:val="00F97021"/>
    <w:rsid w:val="00F97610"/>
    <w:rsid w:val="00F97AD9"/>
    <w:rsid w:val="00F97EB6"/>
    <w:rsid w:val="00FA065D"/>
    <w:rsid w:val="00FA15DF"/>
    <w:rsid w:val="00FA2A7C"/>
    <w:rsid w:val="00FA3000"/>
    <w:rsid w:val="00FA3F98"/>
    <w:rsid w:val="00FA4023"/>
    <w:rsid w:val="00FA420D"/>
    <w:rsid w:val="00FA4844"/>
    <w:rsid w:val="00FA48CC"/>
    <w:rsid w:val="00FA497E"/>
    <w:rsid w:val="00FA4DD2"/>
    <w:rsid w:val="00FA5654"/>
    <w:rsid w:val="00FA5800"/>
    <w:rsid w:val="00FA614D"/>
    <w:rsid w:val="00FA6512"/>
    <w:rsid w:val="00FA65A4"/>
    <w:rsid w:val="00FA6624"/>
    <w:rsid w:val="00FA67F9"/>
    <w:rsid w:val="00FA6E70"/>
    <w:rsid w:val="00FA7873"/>
    <w:rsid w:val="00FA7F73"/>
    <w:rsid w:val="00FB123D"/>
    <w:rsid w:val="00FB1C99"/>
    <w:rsid w:val="00FB2E0A"/>
    <w:rsid w:val="00FB2F0D"/>
    <w:rsid w:val="00FB3165"/>
    <w:rsid w:val="00FB318B"/>
    <w:rsid w:val="00FB3947"/>
    <w:rsid w:val="00FB3E4F"/>
    <w:rsid w:val="00FB40AC"/>
    <w:rsid w:val="00FB5657"/>
    <w:rsid w:val="00FB609F"/>
    <w:rsid w:val="00FB6F50"/>
    <w:rsid w:val="00FB76EB"/>
    <w:rsid w:val="00FC144F"/>
    <w:rsid w:val="00FC1F24"/>
    <w:rsid w:val="00FC3573"/>
    <w:rsid w:val="00FC553E"/>
    <w:rsid w:val="00FC6078"/>
    <w:rsid w:val="00FC65C4"/>
    <w:rsid w:val="00FC6785"/>
    <w:rsid w:val="00FC7B22"/>
    <w:rsid w:val="00FD05E5"/>
    <w:rsid w:val="00FD0D15"/>
    <w:rsid w:val="00FD0F6F"/>
    <w:rsid w:val="00FD12AD"/>
    <w:rsid w:val="00FD1545"/>
    <w:rsid w:val="00FD244E"/>
    <w:rsid w:val="00FD291E"/>
    <w:rsid w:val="00FD33D9"/>
    <w:rsid w:val="00FD3D2B"/>
    <w:rsid w:val="00FD4671"/>
    <w:rsid w:val="00FD4EBB"/>
    <w:rsid w:val="00FD5115"/>
    <w:rsid w:val="00FD52FA"/>
    <w:rsid w:val="00FD5C78"/>
    <w:rsid w:val="00FD5E2C"/>
    <w:rsid w:val="00FD6384"/>
    <w:rsid w:val="00FD6AF0"/>
    <w:rsid w:val="00FD78D8"/>
    <w:rsid w:val="00FD78FB"/>
    <w:rsid w:val="00FD795D"/>
    <w:rsid w:val="00FE0A33"/>
    <w:rsid w:val="00FE12FB"/>
    <w:rsid w:val="00FE184C"/>
    <w:rsid w:val="00FE19AC"/>
    <w:rsid w:val="00FE3BD8"/>
    <w:rsid w:val="00FE3F09"/>
    <w:rsid w:val="00FE40EC"/>
    <w:rsid w:val="00FE529F"/>
    <w:rsid w:val="00FE5CF9"/>
    <w:rsid w:val="00FE6C3C"/>
    <w:rsid w:val="00FF0EF8"/>
    <w:rsid w:val="00FF1EA6"/>
    <w:rsid w:val="00FF28F5"/>
    <w:rsid w:val="00FF34FB"/>
    <w:rsid w:val="00FF4ED7"/>
    <w:rsid w:val="00FF4F95"/>
    <w:rsid w:val="00FF52D9"/>
    <w:rsid w:val="00FF634B"/>
    <w:rsid w:val="00FF74E4"/>
    <w:rsid w:val="00FF7BDE"/>
    <w:rsid w:val="0135E7F5"/>
    <w:rsid w:val="0215A1CB"/>
    <w:rsid w:val="023E3FFF"/>
    <w:rsid w:val="02E75BE1"/>
    <w:rsid w:val="03C67892"/>
    <w:rsid w:val="03D2E1BB"/>
    <w:rsid w:val="03F14B21"/>
    <w:rsid w:val="042300BB"/>
    <w:rsid w:val="046C89DB"/>
    <w:rsid w:val="04CC6476"/>
    <w:rsid w:val="05848BB9"/>
    <w:rsid w:val="0627236F"/>
    <w:rsid w:val="0878C7D5"/>
    <w:rsid w:val="08F0ABCC"/>
    <w:rsid w:val="08F17321"/>
    <w:rsid w:val="09DABF30"/>
    <w:rsid w:val="0A592E66"/>
    <w:rsid w:val="0A7ABF0D"/>
    <w:rsid w:val="0B325A61"/>
    <w:rsid w:val="0B484AF1"/>
    <w:rsid w:val="0BD0D391"/>
    <w:rsid w:val="0BE9FBEE"/>
    <w:rsid w:val="0BF1C470"/>
    <w:rsid w:val="0C54EAC7"/>
    <w:rsid w:val="0D1A0ED8"/>
    <w:rsid w:val="0DDC0F28"/>
    <w:rsid w:val="0E08BB34"/>
    <w:rsid w:val="0F285714"/>
    <w:rsid w:val="10DECC2D"/>
    <w:rsid w:val="1165947C"/>
    <w:rsid w:val="121295E6"/>
    <w:rsid w:val="12F9902B"/>
    <w:rsid w:val="1399C2F1"/>
    <w:rsid w:val="143AA626"/>
    <w:rsid w:val="145E1B28"/>
    <w:rsid w:val="14805E30"/>
    <w:rsid w:val="14D350E4"/>
    <w:rsid w:val="15463AAB"/>
    <w:rsid w:val="168AA687"/>
    <w:rsid w:val="18D30D45"/>
    <w:rsid w:val="18FE9D56"/>
    <w:rsid w:val="194A769F"/>
    <w:rsid w:val="1A6FF64C"/>
    <w:rsid w:val="1BB3F2FD"/>
    <w:rsid w:val="1BEBBE75"/>
    <w:rsid w:val="1C4B5970"/>
    <w:rsid w:val="1D3D3D35"/>
    <w:rsid w:val="1EC7E0AA"/>
    <w:rsid w:val="1EEAF3A2"/>
    <w:rsid w:val="1F7F046B"/>
    <w:rsid w:val="20701C94"/>
    <w:rsid w:val="20763CB7"/>
    <w:rsid w:val="20A3D0D2"/>
    <w:rsid w:val="20B52359"/>
    <w:rsid w:val="21426127"/>
    <w:rsid w:val="216D8A98"/>
    <w:rsid w:val="22B06F9E"/>
    <w:rsid w:val="25444642"/>
    <w:rsid w:val="2555D939"/>
    <w:rsid w:val="256914D2"/>
    <w:rsid w:val="260E2841"/>
    <w:rsid w:val="26972962"/>
    <w:rsid w:val="273FBC44"/>
    <w:rsid w:val="277D99D8"/>
    <w:rsid w:val="28EABB4A"/>
    <w:rsid w:val="29296792"/>
    <w:rsid w:val="2969D281"/>
    <w:rsid w:val="29728FAD"/>
    <w:rsid w:val="2980380B"/>
    <w:rsid w:val="29DC1752"/>
    <w:rsid w:val="2A527D13"/>
    <w:rsid w:val="2A6E402C"/>
    <w:rsid w:val="2B4BB451"/>
    <w:rsid w:val="2BBB5F4D"/>
    <w:rsid w:val="2BFA4B97"/>
    <w:rsid w:val="2C4B5FC0"/>
    <w:rsid w:val="2C4D6967"/>
    <w:rsid w:val="2CA4E62F"/>
    <w:rsid w:val="2CCBA04B"/>
    <w:rsid w:val="2D1867EF"/>
    <w:rsid w:val="2D98EB39"/>
    <w:rsid w:val="2E2C0299"/>
    <w:rsid w:val="2EA935F4"/>
    <w:rsid w:val="2F0FF72C"/>
    <w:rsid w:val="30041BE0"/>
    <w:rsid w:val="300F300D"/>
    <w:rsid w:val="307DD127"/>
    <w:rsid w:val="318BF55A"/>
    <w:rsid w:val="3263B9F2"/>
    <w:rsid w:val="33AC6F45"/>
    <w:rsid w:val="33C36B24"/>
    <w:rsid w:val="34C2C73F"/>
    <w:rsid w:val="34CD99CC"/>
    <w:rsid w:val="3551B32E"/>
    <w:rsid w:val="357C2AE8"/>
    <w:rsid w:val="35FB8556"/>
    <w:rsid w:val="364BEC9F"/>
    <w:rsid w:val="36619737"/>
    <w:rsid w:val="36C35353"/>
    <w:rsid w:val="371BEF2C"/>
    <w:rsid w:val="37E4B049"/>
    <w:rsid w:val="38205809"/>
    <w:rsid w:val="387651A8"/>
    <w:rsid w:val="38B3CBAA"/>
    <w:rsid w:val="38DADB28"/>
    <w:rsid w:val="39222007"/>
    <w:rsid w:val="3925B508"/>
    <w:rsid w:val="398FFA49"/>
    <w:rsid w:val="399D5FF0"/>
    <w:rsid w:val="39D757F7"/>
    <w:rsid w:val="3ABF4C00"/>
    <w:rsid w:val="3B073A6F"/>
    <w:rsid w:val="3B3FED58"/>
    <w:rsid w:val="3C17C98E"/>
    <w:rsid w:val="3C8FCCBF"/>
    <w:rsid w:val="3D0081B8"/>
    <w:rsid w:val="3D88E177"/>
    <w:rsid w:val="3E241067"/>
    <w:rsid w:val="3E81CF2F"/>
    <w:rsid w:val="3F458DE5"/>
    <w:rsid w:val="40030A2F"/>
    <w:rsid w:val="40BF0567"/>
    <w:rsid w:val="40E25218"/>
    <w:rsid w:val="40F95A1E"/>
    <w:rsid w:val="412DE507"/>
    <w:rsid w:val="428D0ED7"/>
    <w:rsid w:val="42EA651F"/>
    <w:rsid w:val="44A8A1CE"/>
    <w:rsid w:val="454B3DC7"/>
    <w:rsid w:val="45EB268A"/>
    <w:rsid w:val="471DEA03"/>
    <w:rsid w:val="473B346C"/>
    <w:rsid w:val="47B7793A"/>
    <w:rsid w:val="47DA3E8E"/>
    <w:rsid w:val="480FA8B7"/>
    <w:rsid w:val="484208B0"/>
    <w:rsid w:val="48E76EB8"/>
    <w:rsid w:val="4938A587"/>
    <w:rsid w:val="495D228A"/>
    <w:rsid w:val="49F9D5B4"/>
    <w:rsid w:val="4A187BB7"/>
    <w:rsid w:val="4A390688"/>
    <w:rsid w:val="4A68A435"/>
    <w:rsid w:val="4A9923DD"/>
    <w:rsid w:val="4AB8A424"/>
    <w:rsid w:val="4B29F876"/>
    <w:rsid w:val="4C020ACA"/>
    <w:rsid w:val="4C960B1D"/>
    <w:rsid w:val="4DC282A1"/>
    <w:rsid w:val="4DE12896"/>
    <w:rsid w:val="4E695340"/>
    <w:rsid w:val="4E75447A"/>
    <w:rsid w:val="4F8B5B1C"/>
    <w:rsid w:val="4FAD0121"/>
    <w:rsid w:val="500A4309"/>
    <w:rsid w:val="50655DC8"/>
    <w:rsid w:val="508010E4"/>
    <w:rsid w:val="50895B1F"/>
    <w:rsid w:val="510BE049"/>
    <w:rsid w:val="51A53A33"/>
    <w:rsid w:val="51B46DD2"/>
    <w:rsid w:val="51CA3CFF"/>
    <w:rsid w:val="53A5CBFB"/>
    <w:rsid w:val="567AC96F"/>
    <w:rsid w:val="56A04BB1"/>
    <w:rsid w:val="56D22796"/>
    <w:rsid w:val="5741FD00"/>
    <w:rsid w:val="5757C890"/>
    <w:rsid w:val="578889BD"/>
    <w:rsid w:val="57B2AF66"/>
    <w:rsid w:val="580B56CA"/>
    <w:rsid w:val="588DE9F3"/>
    <w:rsid w:val="58B92D30"/>
    <w:rsid w:val="59AC5BFA"/>
    <w:rsid w:val="59C48797"/>
    <w:rsid w:val="59C6CFBA"/>
    <w:rsid w:val="59D1BA05"/>
    <w:rsid w:val="5A0D4AB7"/>
    <w:rsid w:val="5A67883D"/>
    <w:rsid w:val="5BCA7CE1"/>
    <w:rsid w:val="5C1EE9A8"/>
    <w:rsid w:val="5C467B87"/>
    <w:rsid w:val="5D36E150"/>
    <w:rsid w:val="5E03C249"/>
    <w:rsid w:val="600DED68"/>
    <w:rsid w:val="601C37A7"/>
    <w:rsid w:val="6128A806"/>
    <w:rsid w:val="6132CDDA"/>
    <w:rsid w:val="615DC86E"/>
    <w:rsid w:val="61FD5E79"/>
    <w:rsid w:val="622EB21F"/>
    <w:rsid w:val="62EDB47E"/>
    <w:rsid w:val="63259719"/>
    <w:rsid w:val="633DB7AA"/>
    <w:rsid w:val="634627B8"/>
    <w:rsid w:val="63780736"/>
    <w:rsid w:val="63F51175"/>
    <w:rsid w:val="64A70DF2"/>
    <w:rsid w:val="66442E06"/>
    <w:rsid w:val="664B338D"/>
    <w:rsid w:val="6659225F"/>
    <w:rsid w:val="66647FC3"/>
    <w:rsid w:val="6673D8F3"/>
    <w:rsid w:val="66BCA566"/>
    <w:rsid w:val="66F39087"/>
    <w:rsid w:val="673180DF"/>
    <w:rsid w:val="6749B5F0"/>
    <w:rsid w:val="67BB44A9"/>
    <w:rsid w:val="67E3CE0A"/>
    <w:rsid w:val="6840B863"/>
    <w:rsid w:val="688B316A"/>
    <w:rsid w:val="6A030147"/>
    <w:rsid w:val="6AC27664"/>
    <w:rsid w:val="6B8CAB08"/>
    <w:rsid w:val="6BAA7C90"/>
    <w:rsid w:val="6BB3C025"/>
    <w:rsid w:val="6BF31D22"/>
    <w:rsid w:val="6BFE4F7B"/>
    <w:rsid w:val="6E12902C"/>
    <w:rsid w:val="6E3D0261"/>
    <w:rsid w:val="6F6CFE94"/>
    <w:rsid w:val="7025E832"/>
    <w:rsid w:val="70D0AEE0"/>
    <w:rsid w:val="711A4D6B"/>
    <w:rsid w:val="7196135D"/>
    <w:rsid w:val="72308D78"/>
    <w:rsid w:val="7366790D"/>
    <w:rsid w:val="73CC9372"/>
    <w:rsid w:val="743FEDE1"/>
    <w:rsid w:val="7469C83D"/>
    <w:rsid w:val="74C3F1E1"/>
    <w:rsid w:val="75708BFD"/>
    <w:rsid w:val="75FC97E4"/>
    <w:rsid w:val="7866D0A4"/>
    <w:rsid w:val="78C3CF0C"/>
    <w:rsid w:val="7993331C"/>
    <w:rsid w:val="79C5CB4C"/>
    <w:rsid w:val="7C02D8BA"/>
    <w:rsid w:val="7C313C85"/>
    <w:rsid w:val="7C9C5235"/>
    <w:rsid w:val="7CDC74B0"/>
    <w:rsid w:val="7CE8AA09"/>
    <w:rsid w:val="7CED885D"/>
    <w:rsid w:val="7D96CB8A"/>
    <w:rsid w:val="7EAB1B80"/>
    <w:rsid w:val="7F3A3BB1"/>
    <w:rsid w:val="7F7A9A07"/>
    <w:rsid w:val="7FA85F5A"/>
    <w:rsid w:val="7FD012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AAC4F"/>
  <w15:chartTrackingRefBased/>
  <w15:docId w15:val="{55406B1B-1F70-4974-8364-6874C539D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00D"/>
    <w:rPr>
      <w:rFonts w:ascii="Aptos" w:hAnsi="Aptos"/>
    </w:rPr>
  </w:style>
  <w:style w:type="paragraph" w:styleId="Heading1">
    <w:name w:val="heading 1"/>
    <w:basedOn w:val="Normal"/>
    <w:next w:val="Normal"/>
    <w:link w:val="Heading1Char"/>
    <w:uiPriority w:val="9"/>
    <w:qFormat/>
    <w:rsid w:val="000A72AA"/>
    <w:pPr>
      <w:keepNext/>
      <w:keepLines/>
      <w:spacing w:before="240" w:after="0"/>
      <w:outlineLvl w:val="0"/>
    </w:pPr>
    <w:rPr>
      <w:rFonts w:ascii="Aptos ExtraBold" w:eastAsiaTheme="majorEastAsia" w:hAnsi="Aptos ExtraBold" w:cstheme="majorBidi"/>
      <w:b/>
      <w:sz w:val="36"/>
      <w:szCs w:val="32"/>
    </w:rPr>
  </w:style>
  <w:style w:type="paragraph" w:styleId="Heading2">
    <w:name w:val="heading 2"/>
    <w:basedOn w:val="Normal"/>
    <w:next w:val="Normal"/>
    <w:link w:val="Heading2Char"/>
    <w:uiPriority w:val="9"/>
    <w:unhideWhenUsed/>
    <w:qFormat/>
    <w:rsid w:val="000A72AA"/>
    <w:pPr>
      <w:keepNext/>
      <w:keepLines/>
      <w:spacing w:before="40" w:after="0"/>
      <w:outlineLvl w:val="1"/>
    </w:pPr>
    <w:rPr>
      <w:rFonts w:ascii="Aptos ExtraBold" w:eastAsiaTheme="majorEastAsia" w:hAnsi="Aptos ExtraBold" w:cstheme="majorBidi"/>
      <w:b/>
      <w:sz w:val="32"/>
      <w:szCs w:val="26"/>
    </w:rPr>
  </w:style>
  <w:style w:type="paragraph" w:styleId="Heading3">
    <w:name w:val="heading 3"/>
    <w:basedOn w:val="Normal"/>
    <w:next w:val="Normal"/>
    <w:link w:val="Heading3Char"/>
    <w:uiPriority w:val="9"/>
    <w:unhideWhenUsed/>
    <w:qFormat/>
    <w:rsid w:val="000A72AA"/>
    <w:pPr>
      <w:keepNext/>
      <w:keepLines/>
      <w:spacing w:before="40" w:after="0"/>
      <w:outlineLvl w:val="2"/>
    </w:pPr>
    <w:rPr>
      <w:rFonts w:ascii="Aptos ExtraBold" w:eastAsiaTheme="majorEastAsia" w:hAnsi="Aptos ExtraBold"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57E59"/>
    <w:pPr>
      <w:tabs>
        <w:tab w:val="center" w:pos="4680"/>
        <w:tab w:val="right" w:pos="9360"/>
      </w:tabs>
      <w:spacing w:after="0" w:line="240" w:lineRule="auto"/>
    </w:pPr>
  </w:style>
  <w:style w:type="character" w:customStyle="1" w:styleId="HeaderChar">
    <w:name w:val="Header Char"/>
    <w:basedOn w:val="DefaultParagraphFont"/>
    <w:link w:val="Header"/>
    <w:rsid w:val="00E57E59"/>
  </w:style>
  <w:style w:type="paragraph" w:styleId="Footer">
    <w:name w:val="footer"/>
    <w:basedOn w:val="Normal"/>
    <w:link w:val="FooterChar"/>
    <w:uiPriority w:val="99"/>
    <w:unhideWhenUsed/>
    <w:rsid w:val="00E57E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E59"/>
  </w:style>
  <w:style w:type="character" w:styleId="PlaceholderText">
    <w:name w:val="Placeholder Text"/>
    <w:basedOn w:val="DefaultParagraphFont"/>
    <w:uiPriority w:val="99"/>
    <w:semiHidden/>
    <w:rsid w:val="00C301E9"/>
    <w:rPr>
      <w:color w:val="808080"/>
    </w:rPr>
  </w:style>
  <w:style w:type="paragraph" w:styleId="BalloonText">
    <w:name w:val="Balloon Text"/>
    <w:basedOn w:val="Normal"/>
    <w:link w:val="BalloonTextChar"/>
    <w:uiPriority w:val="99"/>
    <w:semiHidden/>
    <w:unhideWhenUsed/>
    <w:rsid w:val="00C301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01E9"/>
    <w:rPr>
      <w:rFonts w:ascii="Tahoma" w:hAnsi="Tahoma" w:cs="Tahoma"/>
      <w:sz w:val="16"/>
      <w:szCs w:val="16"/>
    </w:rPr>
  </w:style>
  <w:style w:type="paragraph" w:styleId="Revision">
    <w:name w:val="Revision"/>
    <w:hidden/>
    <w:uiPriority w:val="99"/>
    <w:semiHidden/>
    <w:rsid w:val="00C301E9"/>
    <w:pPr>
      <w:spacing w:after="0" w:line="240" w:lineRule="auto"/>
    </w:pPr>
  </w:style>
  <w:style w:type="character" w:styleId="PageNumber">
    <w:name w:val="page number"/>
    <w:basedOn w:val="DefaultParagraphFont"/>
    <w:rsid w:val="00C301E9"/>
  </w:style>
  <w:style w:type="paragraph" w:styleId="ListParagraph">
    <w:name w:val="List Paragraph"/>
    <w:basedOn w:val="Normal"/>
    <w:uiPriority w:val="34"/>
    <w:qFormat/>
    <w:rsid w:val="00623C51"/>
    <w:pPr>
      <w:spacing w:after="0" w:line="240" w:lineRule="auto"/>
      <w:ind w:left="720"/>
    </w:pPr>
    <w:rPr>
      <w:rFonts w:ascii="Calibri" w:hAnsi="Calibri" w:cs="Calibri"/>
    </w:rPr>
  </w:style>
  <w:style w:type="character" w:styleId="CommentReference">
    <w:name w:val="annotation reference"/>
    <w:basedOn w:val="DefaultParagraphFont"/>
    <w:uiPriority w:val="99"/>
    <w:semiHidden/>
    <w:unhideWhenUsed/>
    <w:rsid w:val="00B2041C"/>
    <w:rPr>
      <w:sz w:val="16"/>
      <w:szCs w:val="16"/>
    </w:rPr>
  </w:style>
  <w:style w:type="paragraph" w:styleId="CommentText">
    <w:name w:val="annotation text"/>
    <w:basedOn w:val="Normal"/>
    <w:link w:val="CommentTextChar"/>
    <w:uiPriority w:val="99"/>
    <w:unhideWhenUsed/>
    <w:rsid w:val="00B2041C"/>
    <w:pPr>
      <w:spacing w:line="240" w:lineRule="auto"/>
    </w:pPr>
    <w:rPr>
      <w:sz w:val="20"/>
      <w:szCs w:val="20"/>
    </w:rPr>
  </w:style>
  <w:style w:type="character" w:customStyle="1" w:styleId="CommentTextChar">
    <w:name w:val="Comment Text Char"/>
    <w:basedOn w:val="DefaultParagraphFont"/>
    <w:link w:val="CommentText"/>
    <w:uiPriority w:val="99"/>
    <w:rsid w:val="00B2041C"/>
    <w:rPr>
      <w:sz w:val="20"/>
      <w:szCs w:val="20"/>
    </w:rPr>
  </w:style>
  <w:style w:type="paragraph" w:styleId="CommentSubject">
    <w:name w:val="annotation subject"/>
    <w:basedOn w:val="CommentText"/>
    <w:next w:val="CommentText"/>
    <w:link w:val="CommentSubjectChar"/>
    <w:uiPriority w:val="99"/>
    <w:semiHidden/>
    <w:unhideWhenUsed/>
    <w:rsid w:val="00B2041C"/>
    <w:rPr>
      <w:b/>
      <w:bCs/>
    </w:rPr>
  </w:style>
  <w:style w:type="character" w:customStyle="1" w:styleId="CommentSubjectChar">
    <w:name w:val="Comment Subject Char"/>
    <w:basedOn w:val="CommentTextChar"/>
    <w:link w:val="CommentSubject"/>
    <w:uiPriority w:val="99"/>
    <w:semiHidden/>
    <w:rsid w:val="00B2041C"/>
    <w:rPr>
      <w:b/>
      <w:bCs/>
      <w:sz w:val="20"/>
      <w:szCs w:val="20"/>
    </w:rPr>
  </w:style>
  <w:style w:type="table" w:styleId="TableGrid">
    <w:name w:val="Table Grid"/>
    <w:basedOn w:val="TableNormal"/>
    <w:uiPriority w:val="39"/>
    <w:rsid w:val="00844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E900EC"/>
    <w:rPr>
      <w:color w:val="2B579A"/>
      <w:shd w:val="clear" w:color="auto" w:fill="E6E6E6"/>
    </w:rPr>
  </w:style>
  <w:style w:type="character" w:customStyle="1" w:styleId="Heading1Char">
    <w:name w:val="Heading 1 Char"/>
    <w:basedOn w:val="DefaultParagraphFont"/>
    <w:link w:val="Heading1"/>
    <w:uiPriority w:val="9"/>
    <w:rsid w:val="000A72AA"/>
    <w:rPr>
      <w:rFonts w:ascii="Aptos ExtraBold" w:eastAsiaTheme="majorEastAsia" w:hAnsi="Aptos ExtraBold" w:cstheme="majorBidi"/>
      <w:b/>
      <w:sz w:val="36"/>
      <w:szCs w:val="32"/>
    </w:rPr>
  </w:style>
  <w:style w:type="character" w:customStyle="1" w:styleId="Heading2Char">
    <w:name w:val="Heading 2 Char"/>
    <w:basedOn w:val="DefaultParagraphFont"/>
    <w:link w:val="Heading2"/>
    <w:uiPriority w:val="9"/>
    <w:rsid w:val="000A72AA"/>
    <w:rPr>
      <w:rFonts w:ascii="Aptos ExtraBold" w:eastAsiaTheme="majorEastAsia" w:hAnsi="Aptos ExtraBold" w:cstheme="majorBidi"/>
      <w:b/>
      <w:sz w:val="32"/>
      <w:szCs w:val="26"/>
    </w:rPr>
  </w:style>
  <w:style w:type="character" w:customStyle="1" w:styleId="Heading3Char">
    <w:name w:val="Heading 3 Char"/>
    <w:basedOn w:val="DefaultParagraphFont"/>
    <w:link w:val="Heading3"/>
    <w:uiPriority w:val="9"/>
    <w:rsid w:val="000A72AA"/>
    <w:rPr>
      <w:rFonts w:ascii="Aptos ExtraBold" w:eastAsiaTheme="majorEastAsia" w:hAnsi="Aptos ExtraBold" w:cstheme="majorBidi"/>
      <w:b/>
      <w:sz w:val="28"/>
      <w:szCs w:val="24"/>
    </w:rPr>
  </w:style>
  <w:style w:type="paragraph" w:styleId="TOCHeading">
    <w:name w:val="TOC Heading"/>
    <w:basedOn w:val="Heading1"/>
    <w:next w:val="Normal"/>
    <w:uiPriority w:val="39"/>
    <w:unhideWhenUsed/>
    <w:qFormat/>
    <w:rsid w:val="00C22A34"/>
    <w:pPr>
      <w:outlineLvl w:val="9"/>
    </w:pPr>
  </w:style>
  <w:style w:type="paragraph" w:styleId="TOC1">
    <w:name w:val="toc 1"/>
    <w:basedOn w:val="Normal"/>
    <w:next w:val="Normal"/>
    <w:autoRedefine/>
    <w:uiPriority w:val="39"/>
    <w:unhideWhenUsed/>
    <w:rsid w:val="00343142"/>
    <w:pPr>
      <w:tabs>
        <w:tab w:val="left" w:pos="720"/>
        <w:tab w:val="right" w:leader="dot" w:pos="10502"/>
      </w:tabs>
      <w:spacing w:after="100"/>
    </w:pPr>
    <w:rPr>
      <w:b/>
      <w:bCs/>
      <w:noProof/>
    </w:rPr>
  </w:style>
  <w:style w:type="paragraph" w:styleId="TOC2">
    <w:name w:val="toc 2"/>
    <w:basedOn w:val="Normal"/>
    <w:next w:val="Normal"/>
    <w:autoRedefine/>
    <w:uiPriority w:val="39"/>
    <w:unhideWhenUsed/>
    <w:rsid w:val="00C22A34"/>
    <w:pPr>
      <w:spacing w:after="100"/>
      <w:ind w:left="220"/>
    </w:pPr>
  </w:style>
  <w:style w:type="character" w:styleId="Hyperlink">
    <w:name w:val="Hyperlink"/>
    <w:basedOn w:val="DefaultParagraphFont"/>
    <w:uiPriority w:val="99"/>
    <w:unhideWhenUsed/>
    <w:rsid w:val="00C22A34"/>
    <w:rPr>
      <w:color w:val="0563C1" w:themeColor="hyperlink"/>
      <w:u w:val="single"/>
    </w:rPr>
  </w:style>
  <w:style w:type="paragraph" w:styleId="TOC3">
    <w:name w:val="toc 3"/>
    <w:basedOn w:val="Normal"/>
    <w:next w:val="Normal"/>
    <w:autoRedefine/>
    <w:uiPriority w:val="39"/>
    <w:unhideWhenUsed/>
    <w:rsid w:val="00624BF6"/>
    <w:pPr>
      <w:spacing w:after="100" w:line="278" w:lineRule="auto"/>
      <w:ind w:left="480"/>
    </w:pPr>
    <w:rPr>
      <w:rFonts w:eastAsiaTheme="minorEastAsia"/>
      <w:kern w:val="2"/>
      <w:sz w:val="24"/>
      <w:szCs w:val="24"/>
      <w14:ligatures w14:val="standardContextual"/>
    </w:rPr>
  </w:style>
  <w:style w:type="paragraph" w:styleId="TOC4">
    <w:name w:val="toc 4"/>
    <w:basedOn w:val="Normal"/>
    <w:next w:val="Normal"/>
    <w:autoRedefine/>
    <w:uiPriority w:val="39"/>
    <w:unhideWhenUsed/>
    <w:rsid w:val="00624BF6"/>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624BF6"/>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624BF6"/>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624BF6"/>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624BF6"/>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624BF6"/>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624BF6"/>
    <w:rPr>
      <w:color w:val="605E5C"/>
      <w:shd w:val="clear" w:color="auto" w:fill="E1DFDD"/>
    </w:rPr>
  </w:style>
  <w:style w:type="paragraph" w:styleId="NoSpacing">
    <w:name w:val="No Spacing"/>
    <w:uiPriority w:val="1"/>
    <w:qFormat/>
    <w:rsid w:val="004448B2"/>
    <w:pPr>
      <w:spacing w:after="0" w:line="240" w:lineRule="auto"/>
    </w:pPr>
  </w:style>
  <w:style w:type="paragraph" w:styleId="Title">
    <w:name w:val="Title"/>
    <w:basedOn w:val="Normal"/>
    <w:next w:val="Normal"/>
    <w:link w:val="TitleChar"/>
    <w:uiPriority w:val="10"/>
    <w:qFormat/>
    <w:rsid w:val="000A72AA"/>
    <w:pPr>
      <w:spacing w:after="0" w:line="240" w:lineRule="auto"/>
      <w:contextualSpacing/>
    </w:pPr>
    <w:rPr>
      <w:rFonts w:ascii="Aptos ExtraBold" w:eastAsiaTheme="majorEastAsia" w:hAnsi="Aptos ExtraBold" w:cstheme="majorBidi"/>
      <w:spacing w:val="-10"/>
      <w:kern w:val="28"/>
      <w:sz w:val="36"/>
      <w:szCs w:val="56"/>
    </w:rPr>
  </w:style>
  <w:style w:type="character" w:customStyle="1" w:styleId="TitleChar">
    <w:name w:val="Title Char"/>
    <w:basedOn w:val="DefaultParagraphFont"/>
    <w:link w:val="Title"/>
    <w:uiPriority w:val="10"/>
    <w:rsid w:val="000A72AA"/>
    <w:rPr>
      <w:rFonts w:ascii="Aptos ExtraBold" w:eastAsiaTheme="majorEastAsia" w:hAnsi="Aptos ExtraBold" w:cstheme="majorBidi"/>
      <w:spacing w:val="-10"/>
      <w:kern w:val="28"/>
      <w:sz w:val="36"/>
      <w:szCs w:val="56"/>
    </w:rPr>
  </w:style>
  <w:style w:type="paragraph" w:styleId="Caption">
    <w:name w:val="caption"/>
    <w:basedOn w:val="Normal"/>
    <w:next w:val="Normal"/>
    <w:uiPriority w:val="35"/>
    <w:unhideWhenUsed/>
    <w:qFormat/>
    <w:rsid w:val="004B3DF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D5D0B"/>
    <w:pPr>
      <w:spacing w:after="0"/>
      <w:ind w:left="440" w:hanging="440"/>
    </w:pPr>
    <w:rPr>
      <w:rFonts w:cstheme="minorHAnsi"/>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38727">
      <w:bodyDiv w:val="1"/>
      <w:marLeft w:val="0"/>
      <w:marRight w:val="0"/>
      <w:marTop w:val="0"/>
      <w:marBottom w:val="0"/>
      <w:divBdr>
        <w:top w:val="none" w:sz="0" w:space="0" w:color="auto"/>
        <w:left w:val="none" w:sz="0" w:space="0" w:color="auto"/>
        <w:bottom w:val="none" w:sz="0" w:space="0" w:color="auto"/>
        <w:right w:val="none" w:sz="0" w:space="0" w:color="auto"/>
      </w:divBdr>
      <w:divsChild>
        <w:div w:id="790781812">
          <w:marLeft w:val="0"/>
          <w:marRight w:val="0"/>
          <w:marTop w:val="0"/>
          <w:marBottom w:val="0"/>
          <w:divBdr>
            <w:top w:val="none" w:sz="0" w:space="0" w:color="auto"/>
            <w:left w:val="none" w:sz="0" w:space="0" w:color="auto"/>
            <w:bottom w:val="none" w:sz="0" w:space="0" w:color="auto"/>
            <w:right w:val="none" w:sz="0" w:space="0" w:color="auto"/>
          </w:divBdr>
        </w:div>
      </w:divsChild>
    </w:div>
    <w:div w:id="267322772">
      <w:bodyDiv w:val="1"/>
      <w:marLeft w:val="0"/>
      <w:marRight w:val="0"/>
      <w:marTop w:val="0"/>
      <w:marBottom w:val="0"/>
      <w:divBdr>
        <w:top w:val="none" w:sz="0" w:space="0" w:color="auto"/>
        <w:left w:val="none" w:sz="0" w:space="0" w:color="auto"/>
        <w:bottom w:val="none" w:sz="0" w:space="0" w:color="auto"/>
        <w:right w:val="none" w:sz="0" w:space="0" w:color="auto"/>
      </w:divBdr>
    </w:div>
    <w:div w:id="304967394">
      <w:bodyDiv w:val="1"/>
      <w:marLeft w:val="0"/>
      <w:marRight w:val="0"/>
      <w:marTop w:val="0"/>
      <w:marBottom w:val="0"/>
      <w:divBdr>
        <w:top w:val="none" w:sz="0" w:space="0" w:color="auto"/>
        <w:left w:val="none" w:sz="0" w:space="0" w:color="auto"/>
        <w:bottom w:val="none" w:sz="0" w:space="0" w:color="auto"/>
        <w:right w:val="none" w:sz="0" w:space="0" w:color="auto"/>
      </w:divBdr>
    </w:div>
    <w:div w:id="402222949">
      <w:bodyDiv w:val="1"/>
      <w:marLeft w:val="0"/>
      <w:marRight w:val="0"/>
      <w:marTop w:val="0"/>
      <w:marBottom w:val="0"/>
      <w:divBdr>
        <w:top w:val="none" w:sz="0" w:space="0" w:color="auto"/>
        <w:left w:val="none" w:sz="0" w:space="0" w:color="auto"/>
        <w:bottom w:val="none" w:sz="0" w:space="0" w:color="auto"/>
        <w:right w:val="none" w:sz="0" w:space="0" w:color="auto"/>
      </w:divBdr>
    </w:div>
    <w:div w:id="826870280">
      <w:bodyDiv w:val="1"/>
      <w:marLeft w:val="0"/>
      <w:marRight w:val="0"/>
      <w:marTop w:val="0"/>
      <w:marBottom w:val="0"/>
      <w:divBdr>
        <w:top w:val="none" w:sz="0" w:space="0" w:color="auto"/>
        <w:left w:val="none" w:sz="0" w:space="0" w:color="auto"/>
        <w:bottom w:val="none" w:sz="0" w:space="0" w:color="auto"/>
        <w:right w:val="none" w:sz="0" w:space="0" w:color="auto"/>
      </w:divBdr>
    </w:div>
    <w:div w:id="864294507">
      <w:bodyDiv w:val="1"/>
      <w:marLeft w:val="0"/>
      <w:marRight w:val="0"/>
      <w:marTop w:val="0"/>
      <w:marBottom w:val="0"/>
      <w:divBdr>
        <w:top w:val="none" w:sz="0" w:space="0" w:color="auto"/>
        <w:left w:val="none" w:sz="0" w:space="0" w:color="auto"/>
        <w:bottom w:val="none" w:sz="0" w:space="0" w:color="auto"/>
        <w:right w:val="none" w:sz="0" w:space="0" w:color="auto"/>
      </w:divBdr>
      <w:divsChild>
        <w:div w:id="676616860">
          <w:marLeft w:val="0"/>
          <w:marRight w:val="0"/>
          <w:marTop w:val="0"/>
          <w:marBottom w:val="0"/>
          <w:divBdr>
            <w:top w:val="none" w:sz="0" w:space="0" w:color="auto"/>
            <w:left w:val="none" w:sz="0" w:space="0" w:color="auto"/>
            <w:bottom w:val="none" w:sz="0" w:space="0" w:color="auto"/>
            <w:right w:val="none" w:sz="0" w:space="0" w:color="auto"/>
          </w:divBdr>
        </w:div>
      </w:divsChild>
    </w:div>
    <w:div w:id="890581506">
      <w:bodyDiv w:val="1"/>
      <w:marLeft w:val="0"/>
      <w:marRight w:val="0"/>
      <w:marTop w:val="0"/>
      <w:marBottom w:val="0"/>
      <w:divBdr>
        <w:top w:val="none" w:sz="0" w:space="0" w:color="auto"/>
        <w:left w:val="none" w:sz="0" w:space="0" w:color="auto"/>
        <w:bottom w:val="none" w:sz="0" w:space="0" w:color="auto"/>
        <w:right w:val="none" w:sz="0" w:space="0" w:color="auto"/>
      </w:divBdr>
    </w:div>
    <w:div w:id="1010181724">
      <w:bodyDiv w:val="1"/>
      <w:marLeft w:val="0"/>
      <w:marRight w:val="0"/>
      <w:marTop w:val="0"/>
      <w:marBottom w:val="0"/>
      <w:divBdr>
        <w:top w:val="none" w:sz="0" w:space="0" w:color="auto"/>
        <w:left w:val="none" w:sz="0" w:space="0" w:color="auto"/>
        <w:bottom w:val="none" w:sz="0" w:space="0" w:color="auto"/>
        <w:right w:val="none" w:sz="0" w:space="0" w:color="auto"/>
      </w:divBdr>
    </w:div>
    <w:div w:id="1404373453">
      <w:bodyDiv w:val="1"/>
      <w:marLeft w:val="0"/>
      <w:marRight w:val="0"/>
      <w:marTop w:val="0"/>
      <w:marBottom w:val="0"/>
      <w:divBdr>
        <w:top w:val="none" w:sz="0" w:space="0" w:color="auto"/>
        <w:left w:val="none" w:sz="0" w:space="0" w:color="auto"/>
        <w:bottom w:val="none" w:sz="0" w:space="0" w:color="auto"/>
        <w:right w:val="none" w:sz="0" w:space="0" w:color="auto"/>
      </w:divBdr>
    </w:div>
    <w:div w:id="167583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documenttasks/documenttasks1.xml><?xml version="1.0" encoding="utf-8"?>
<t:Tasks xmlns:t="http://schemas.microsoft.com/office/tasks/2019/documenttasks" xmlns:oel="http://schemas.microsoft.com/office/2019/extlst">
  <t:Task id="{CE4A4707-564F-4C2A-A519-6FC534BA6C23}">
    <t:Anchor>
      <t:Comment id="1615030015"/>
    </t:Anchor>
    <t:History>
      <t:Event id="{2F45E739-41B0-4D59-9BE4-DF14D0C224F8}" time="2024-12-09T16:21:40.821Z">
        <t:Attribution userId="S::jparker@turionspace.com::a1d94b5f-c184-4109-a928-42b5376dacd7" userProvider="AD" userName="Jackson Parker"/>
        <t:Anchor>
          <t:Comment id="1615030015"/>
        </t:Anchor>
        <t:Create/>
      </t:Event>
      <t:Event id="{B6528451-7D6E-4A3B-86B0-673B17714DCB}" time="2024-12-09T16:21:40.821Z">
        <t:Attribution userId="S::jparker@turionspace.com::a1d94b5f-c184-4109-a928-42b5376dacd7" userProvider="AD" userName="Jackson Parker"/>
        <t:Anchor>
          <t:Comment id="1615030015"/>
        </t:Anchor>
        <t:Assign userId="S::dgoel@turionspace.com::d056e3a2-0d3b-40d0-bff9-d2166118874b" userProvider="AD" userName="Dhruv Goel"/>
      </t:Event>
      <t:Event id="{AEE29594-1E86-4373-AC33-E64A5351C9DC}" time="2024-12-09T16:21:40.821Z">
        <t:Attribution userId="S::jparker@turionspace.com::a1d94b5f-c184-4109-a928-42b5376dacd7" userProvider="AD" userName="Jackson Parker"/>
        <t:Anchor>
          <t:Comment id="1615030015"/>
        </t:Anchor>
        <t:SetTitle title="@Dhruv Goel please add a section that goes over the added SPI interface for reflashing"/>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BF24560361C446AAC5C65D648F01AB" ma:contentTypeVersion="14" ma:contentTypeDescription="Create a new document." ma:contentTypeScope="" ma:versionID="539026fbffc447f7f5af10e7f49ceb20">
  <xsd:schema xmlns:xsd="http://www.w3.org/2001/XMLSchema" xmlns:xs="http://www.w3.org/2001/XMLSchema" xmlns:p="http://schemas.microsoft.com/office/2006/metadata/properties" xmlns:ns2="2e214a3b-9713-4602-8fd4-10baa3315b66" xmlns:ns3="e27a2cb4-ff6f-475c-8a6f-e1892cc6959d" targetNamespace="http://schemas.microsoft.com/office/2006/metadata/properties" ma:root="true" ma:fieldsID="6f7962afceef02c539b93ce93b3fd39d" ns2:_="" ns3:_="">
    <xsd:import namespace="2e214a3b-9713-4602-8fd4-10baa3315b66"/>
    <xsd:import namespace="e27a2cb4-ff6f-475c-8a6f-e1892cc695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214a3b-9713-4602-8fd4-10baa3315b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67de24-6c9c-44c0-a7c4-fe281514ad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7a2cb4-ff6f-475c-8a6f-e1892cc695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e789e2-c77b-49ab-81d7-a22dcf3abd16}" ma:internalName="TaxCatchAll" ma:showField="CatchAllData" ma:web="e27a2cb4-ff6f-475c-8a6f-e1892cc695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e214a3b-9713-4602-8fd4-10baa3315b66">
      <Terms xmlns="http://schemas.microsoft.com/office/infopath/2007/PartnerControls"/>
    </lcf76f155ced4ddcb4097134ff3c332f>
    <TaxCatchAll xmlns="e27a2cb4-ff6f-475c-8a6f-e1892cc6959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E92A-CBC3-4F39-B255-0D93B8BCC2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214a3b-9713-4602-8fd4-10baa3315b66"/>
    <ds:schemaRef ds:uri="e27a2cb4-ff6f-475c-8a6f-e1892cc695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6DF358-97CC-43AB-B994-7B34B6078C6A}">
  <ds:schemaRefs>
    <ds:schemaRef ds:uri="http://schemas.microsoft.com/sharepoint/v3/contenttype/forms"/>
  </ds:schemaRefs>
</ds:datastoreItem>
</file>

<file path=customXml/itemProps3.xml><?xml version="1.0" encoding="utf-8"?>
<ds:datastoreItem xmlns:ds="http://schemas.openxmlformats.org/officeDocument/2006/customXml" ds:itemID="{7AD5D0A1-0451-4C3C-AA9E-46D7C6F4CB72}">
  <ds:schemaRefs>
    <ds:schemaRef ds:uri="http://schemas.microsoft.com/office/2006/metadata/properties"/>
    <ds:schemaRef ds:uri="http://schemas.microsoft.com/office/infopath/2007/PartnerControls"/>
    <ds:schemaRef ds:uri="f55a4bb1-97c8-458f-98db-79f8ed2ccd9c"/>
    <ds:schemaRef ds:uri="2e214a3b-9713-4602-8fd4-10baa3315b66"/>
    <ds:schemaRef ds:uri="e27a2cb4-ff6f-475c-8a6f-e1892cc6959d"/>
  </ds:schemaRefs>
</ds:datastoreItem>
</file>

<file path=customXml/itemProps4.xml><?xml version="1.0" encoding="utf-8"?>
<ds:datastoreItem xmlns:ds="http://schemas.openxmlformats.org/officeDocument/2006/customXml" ds:itemID="{6F3B14AF-376E-419D-96FD-2D837A5D4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4798</Words>
  <Characters>27353</Characters>
  <Application>Microsoft Office Word</Application>
  <DocSecurity>4</DocSecurity>
  <Lines>227</Lines>
  <Paragraphs>64</Paragraphs>
  <ScaleCrop>false</ScaleCrop>
  <Company/>
  <LinksUpToDate>false</LinksUpToDate>
  <CharactersWithSpaces>32087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Kallay</dc:creator>
  <cp:keywords/>
  <dc:description/>
  <cp:lastModifiedBy>Bryant White</cp:lastModifiedBy>
  <cp:revision>4</cp:revision>
  <cp:lastPrinted>2024-12-14T01:05:00Z</cp:lastPrinted>
  <dcterms:created xsi:type="dcterms:W3CDTF">2026-04-27T16:56:00Z</dcterms:created>
  <dcterms:modified xsi:type="dcterms:W3CDTF">2026-04-27T18:25:00Z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MSIP_Label_defa4170-0d19-0005-0004-bc88714345d2_Enabled">
    <vt:lpwstr>true</vt:lpwstr>
  </property>
  <property fmtid="{D5CDD505-2E9C-101B-9397-08002B2CF9AE}" pid="4" name="MSIP_Label_defa4170-0d19-0005-0004-bc88714345d2_SetDate">
    <vt:lpwstr>2023-09-26T21:38:07Z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1b081ee7-9daa-4f2e-8e49-bdce12c8f7ba</vt:lpwstr>
  </property>
  <property fmtid="{D5CDD505-2E9C-101B-9397-08002B2CF9AE}" pid="8" name="MSIP_Label_defa4170-0d19-0005-0004-bc88714345d2_ActionId">
    <vt:lpwstr>35d2e05f-2b4d-4f4d-a4d2-eff35d122b82</vt:lpwstr>
  </property>
  <property fmtid="{D5CDD505-2E9C-101B-9397-08002B2CF9AE}" pid="9" name="MSIP_Label_defa4170-0d19-0005-0004-bc88714345d2_ContentBits">
    <vt:lpwstr>0</vt:lpwstr>
  </property>
  <property fmtid="{D5CDD505-2E9C-101B-9397-08002B2CF9AE}" pid="10" name="ContentTypeId">
    <vt:lpwstr>0x0101008EBF24560361C446AAC5C65D648F01AB</vt:lpwstr>
  </property>
  <property fmtid="{D5CDD505-2E9C-101B-9397-08002B2CF9AE}" pid="11" name="Order">
    <vt:r8>0</vt:r8>
  </property>
  <property fmtid="{D5CDD505-2E9C-101B-9397-08002B2CF9AE}" pid="12" name="GUID">
    <vt:lpwstr>68dce376-51a4-4fc9-9fc3-5aeba61b2ae0</vt:lpwstr>
  </property>
  <property fmtid="{D5CDD505-2E9C-101B-9397-08002B2CF9AE}" pid="13" name="xd_Signature">
    <vt:bool>false</vt:bool>
  </property>
  <property fmtid="{D5CDD505-2E9C-101B-9397-08002B2CF9AE}" pid="14" name="xd_ProgID">
    <vt:lpwstr/>
  </property>
  <property fmtid="{D5CDD505-2E9C-101B-9397-08002B2CF9AE}" pid="15" name="_ExtendedDescription">
    <vt:lpwstr/>
  </property>
  <property fmtid="{D5CDD505-2E9C-101B-9397-08002B2CF9AE}" pid="16" name="TriggerFlowInfo">
    <vt:lpwstr/>
  </property>
  <property fmtid="{D5CDD505-2E9C-101B-9397-08002B2CF9AE}" pid="17" name="ComplianceAssetId">
    <vt:lpwstr/>
  </property>
  <property fmtid="{D5CDD505-2E9C-101B-9397-08002B2CF9AE}" pid="18" name="TemplateUrl">
    <vt:lpwstr/>
  </property>
</Properties>
</file>